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67A4F9" w14:textId="39F3938E" w:rsidR="00D91908" w:rsidRPr="003F142C" w:rsidRDefault="00C01187" w:rsidP="00D91908">
      <w:pPr>
        <w:pStyle w:val="ChapterTitle"/>
        <w:rPr>
          <w:b w:val="0"/>
        </w:rPr>
      </w:pPr>
      <w:r>
        <w:tab/>
      </w:r>
      <w:r w:rsidRPr="003F142C">
        <w:t>WORKFLOW</w:t>
      </w:r>
    </w:p>
    <w:p w14:paraId="15F564C8" w14:textId="77777777" w:rsidR="00D91908" w:rsidRPr="003F142C" w:rsidRDefault="0059180C" w:rsidP="00D91908">
      <w:pPr>
        <w:pStyle w:val="AbstractHeading"/>
        <w:rPr>
          <w:b w:val="0"/>
        </w:rPr>
      </w:pPr>
      <w:r w:rsidRPr="003F142C">
        <w:t>Abstract</w:t>
      </w:r>
    </w:p>
    <w:p w14:paraId="7A1D6F36" w14:textId="503B4B36" w:rsidR="00D91908" w:rsidRPr="003F142C" w:rsidRDefault="00C1457B" w:rsidP="00D91908">
      <w:pPr>
        <w:pStyle w:val="Abstract"/>
      </w:pPr>
      <w:r w:rsidRPr="003F142C">
        <w:t>This elucidates the overarching music production process whil</w:t>
      </w:r>
      <w:del w:id="0" w:author="ADMIN" w:date="2026-03-31T17:27:00Z">
        <w:r w:rsidR="00F135A9" w:rsidDel="00F26D9C">
          <w:delText>e</w:delText>
        </w:r>
      </w:del>
      <w:r w:rsidRPr="003F142C">
        <w:t xml:space="preserve">st encouraging a distinct separation of each phase. It details several workflow tips and </w:t>
      </w:r>
      <w:del w:id="1" w:author="ADMIN" w:date="2026-03-31T17:27:00Z">
        <w:r w:rsidRPr="003F142C" w:rsidDel="00F26D9C">
          <w:delText>advi</w:delText>
        </w:r>
        <w:r w:rsidR="00F135A9" w:rsidDel="00F26D9C">
          <w:delText>s</w:delText>
        </w:r>
        <w:r w:rsidRPr="003F142C" w:rsidDel="00F26D9C">
          <w:delText xml:space="preserve">e </w:delText>
        </w:r>
      </w:del>
      <w:ins w:id="2" w:author="ADMIN" w:date="2026-03-31T17:27:00Z">
        <w:r w:rsidR="00F26D9C" w:rsidRPr="003F142C">
          <w:t>advi</w:t>
        </w:r>
        <w:r w:rsidR="00F26D9C">
          <w:t>c</w:t>
        </w:r>
        <w:r w:rsidR="00F26D9C" w:rsidRPr="003F142C">
          <w:t xml:space="preserve">e </w:t>
        </w:r>
      </w:ins>
      <w:r w:rsidRPr="003F142C">
        <w:t>for project completion and mental well</w:t>
      </w:r>
      <w:ins w:id="3" w:author="ADMIN" w:date="2026-03-31T17:28:00Z">
        <w:r w:rsidR="00A67CE9">
          <w:t>-</w:t>
        </w:r>
      </w:ins>
      <w:r w:rsidRPr="003F142C">
        <w:t>being. It discusses the component parts of a contemporary project studio and how to make the best use of available resources whilst also considering ergonomics and new working practices. There is a comparison of the strengths and weaknesses of different DAWs and the implementation of physical controllers to augment a software-based setup. The chapter also looks at using touch and gesture as part of music production and sound design, encouraging experimentation with new workflows and cutting-edge technology.</w:t>
      </w:r>
    </w:p>
    <w:p w14:paraId="53646E18" w14:textId="1A28CE34" w:rsidR="00D91908" w:rsidRPr="003F142C" w:rsidRDefault="00636DF7" w:rsidP="00D91908">
      <w:pPr>
        <w:pStyle w:val="Para"/>
      </w:pPr>
      <w:r w:rsidRPr="003F142C">
        <w:t xml:space="preserve">You </w:t>
      </w:r>
      <w:r w:rsidR="00791A5F" w:rsidRPr="003F142C">
        <w:t>already have a music production workflow that you are comfortable and familiar with</w:t>
      </w:r>
      <w:r w:rsidRPr="003F142C">
        <w:t xml:space="preserve"> </w:t>
      </w:r>
      <w:r w:rsidR="00791A5F" w:rsidRPr="003F142C">
        <w:t>but there are always new ways of working to explore</w:t>
      </w:r>
      <w:r w:rsidR="00F17720" w:rsidRPr="003F142C">
        <w:t>,</w:t>
      </w:r>
      <w:r w:rsidR="00791A5F" w:rsidRPr="003F142C">
        <w:t xml:space="preserve"> especially as technology develops and </w:t>
      </w:r>
      <w:r w:rsidR="00F73B34" w:rsidRPr="003F142C">
        <w:t>new</w:t>
      </w:r>
      <w:r w:rsidR="00791A5F" w:rsidRPr="003F142C">
        <w:t xml:space="preserve"> tools become </w:t>
      </w:r>
      <w:r w:rsidR="00F73B34" w:rsidRPr="003F142C">
        <w:t xml:space="preserve">more </w:t>
      </w:r>
      <w:r w:rsidR="00791A5F" w:rsidRPr="003F142C">
        <w:t xml:space="preserve">accessible. </w:t>
      </w:r>
      <w:del w:id="4" w:author="ADMIN" w:date="2026-03-31T17:32:00Z">
        <w:r w:rsidR="00791A5F" w:rsidRPr="003F142C" w:rsidDel="00085684">
          <w:delText xml:space="preserve">Post-millennium </w:delText>
        </w:r>
      </w:del>
      <w:ins w:id="5" w:author="ADMIN" w:date="2026-03-31T17:32:00Z">
        <w:r w:rsidR="00085684">
          <w:t xml:space="preserve">since </w:t>
        </w:r>
      </w:ins>
      <w:del w:id="6" w:author="ADMIN" w:date="2026-03-31T17:32:00Z">
        <w:r w:rsidR="00791A5F" w:rsidRPr="003F142C" w:rsidDel="00085684">
          <w:delText xml:space="preserve">we </w:delText>
        </w:r>
      </w:del>
      <w:ins w:id="7" w:author="ADMIN" w:date="2026-03-31T17:32:00Z">
        <w:r w:rsidR="00085684">
          <w:t xml:space="preserve">the turn of the </w:t>
        </w:r>
      </w:ins>
      <w:ins w:id="8" w:author="ADMIN" w:date="2026-03-31T17:33:00Z">
        <w:r w:rsidR="00085684">
          <w:t xml:space="preserve">millennium, we </w:t>
        </w:r>
      </w:ins>
      <w:r w:rsidR="00791A5F" w:rsidRPr="003F142C">
        <w:t>have se</w:t>
      </w:r>
      <w:ins w:id="9" w:author="ADMIN" w:date="2026-03-31T17:33:00Z">
        <w:r w:rsidR="00085684">
          <w:t>e</w:t>
        </w:r>
      </w:ins>
      <w:r w:rsidR="00791A5F" w:rsidRPr="003F142C">
        <w:t xml:space="preserve">n a huge </w:t>
      </w:r>
      <w:del w:id="10" w:author="ADMIN" w:date="2026-03-31T17:33:00Z">
        <w:r w:rsidR="00791A5F" w:rsidRPr="003F142C" w:rsidDel="00085684">
          <w:delText>explo</w:delText>
        </w:r>
        <w:r w:rsidR="00F135A9" w:rsidDel="00085684">
          <w:delText>z</w:delText>
        </w:r>
        <w:r w:rsidR="00791A5F" w:rsidRPr="003F142C" w:rsidDel="00085684">
          <w:delText xml:space="preserve">ion </w:delText>
        </w:r>
      </w:del>
      <w:ins w:id="11" w:author="ADMIN" w:date="2026-03-31T17:33:00Z">
        <w:r w:rsidR="00085684" w:rsidRPr="003F142C">
          <w:t>explo</w:t>
        </w:r>
        <w:r w:rsidR="00085684">
          <w:t>s</w:t>
        </w:r>
        <w:r w:rsidR="00085684" w:rsidRPr="003F142C">
          <w:t xml:space="preserve">ion </w:t>
        </w:r>
      </w:ins>
      <w:r w:rsidR="00791A5F" w:rsidRPr="003F142C">
        <w:t>in software</w:t>
      </w:r>
      <w:r w:rsidRPr="003F142C">
        <w:t xml:space="preserve"> along with the </w:t>
      </w:r>
      <w:r w:rsidR="00791A5F" w:rsidRPr="003F142C">
        <w:t xml:space="preserve">hardware controllers </w:t>
      </w:r>
      <w:r w:rsidRPr="003F142C">
        <w:t>used</w:t>
      </w:r>
      <w:r w:rsidR="00CD5593" w:rsidRPr="003F142C">
        <w:t xml:space="preserve"> </w:t>
      </w:r>
      <w:ins w:id="12" w:author="ADMIN" w:date="2026-03-31T17:33:00Z">
        <w:r w:rsidR="00085684">
          <w:t xml:space="preserve">to </w:t>
        </w:r>
      </w:ins>
      <w:r w:rsidR="00791A5F" w:rsidRPr="003F142C">
        <w:t xml:space="preserve">physically engage with them. </w:t>
      </w:r>
      <w:del w:id="13" w:author="ADMIN" w:date="2026-03-31T17:34:00Z">
        <w:r w:rsidR="009E3BCB" w:rsidRPr="003F142C" w:rsidDel="00085684">
          <w:delText>U</w:delText>
        </w:r>
        <w:r w:rsidR="00F73B34" w:rsidRPr="003F142C" w:rsidDel="00085684">
          <w:delText xml:space="preserve">s </w:delText>
        </w:r>
      </w:del>
      <w:ins w:id="14" w:author="ADMIN" w:date="2026-03-31T17:34:00Z">
        <w:r w:rsidR="00085684">
          <w:t>We</w:t>
        </w:r>
        <w:r w:rsidR="00085684" w:rsidRPr="003F142C">
          <w:t xml:space="preserve"> </w:t>
        </w:r>
      </w:ins>
      <w:r w:rsidR="00F73B34" w:rsidRPr="003F142C">
        <w:t>humans al</w:t>
      </w:r>
      <w:r w:rsidR="00791A5F" w:rsidRPr="003F142C">
        <w:t>l have varying amount</w:t>
      </w:r>
      <w:ins w:id="15" w:author="ADMIN" w:date="2026-03-31T17:34:00Z">
        <w:r w:rsidR="00085684">
          <w:t>s</w:t>
        </w:r>
      </w:ins>
      <w:r w:rsidR="00791A5F" w:rsidRPr="003F142C">
        <w:t xml:space="preserve"> of physical ability, dexterity and sharpness of timing but it’s worth get</w:t>
      </w:r>
      <w:r w:rsidR="00CD5593" w:rsidRPr="003F142C">
        <w:t>ting</w:t>
      </w:r>
      <w:r w:rsidR="00791A5F" w:rsidRPr="003F142C">
        <w:t xml:space="preserve"> </w:t>
      </w:r>
      <w:r w:rsidR="00F73B34" w:rsidRPr="003F142C">
        <w:t>tactile</w:t>
      </w:r>
      <w:r w:rsidR="00791A5F" w:rsidRPr="003F142C">
        <w:t xml:space="preserve"> with your production process. </w:t>
      </w:r>
      <w:r w:rsidR="00F17720" w:rsidRPr="003F142C">
        <w:t xml:space="preserve">Some electronic musicians view studio-based work as </w:t>
      </w:r>
      <w:ins w:id="16" w:author="ADMIN" w:date="2026-03-31T17:34:00Z">
        <w:r w:rsidR="00085684">
          <w:t xml:space="preserve">an </w:t>
        </w:r>
      </w:ins>
      <w:r w:rsidR="00F17720" w:rsidRPr="003F142C">
        <w:t xml:space="preserve">escape </w:t>
      </w:r>
      <w:del w:id="17" w:author="ADMIN" w:date="2026-03-31T17:34:00Z">
        <w:r w:rsidR="00F135A9" w:rsidDel="00085684">
          <w:delText xml:space="preserve">for </w:delText>
        </w:r>
      </w:del>
      <w:ins w:id="18" w:author="ADMIN" w:date="2026-03-31T17:34:00Z">
        <w:r w:rsidR="00085684">
          <w:t xml:space="preserve">from </w:t>
        </w:r>
      </w:ins>
      <w:r w:rsidR="00F17720" w:rsidRPr="003F142C">
        <w:t>traditional musicianship</w:t>
      </w:r>
      <w:r w:rsidRPr="003F142C">
        <w:t xml:space="preserve"> and methods for composing</w:t>
      </w:r>
      <w:r w:rsidR="00F17720" w:rsidRPr="003F142C">
        <w:t xml:space="preserve">. In any case, </w:t>
      </w:r>
      <w:r w:rsidRPr="003F142C">
        <w:t>having a physical setup</w:t>
      </w:r>
      <w:r w:rsidR="00791A5F" w:rsidRPr="003F142C">
        <w:t xml:space="preserve"> help</w:t>
      </w:r>
      <w:ins w:id="19" w:author="ADMIN" w:date="2026-03-31T17:34:00Z">
        <w:r w:rsidR="00085684">
          <w:t>s</w:t>
        </w:r>
      </w:ins>
      <w:r w:rsidR="00F135A9">
        <w:t xml:space="preserve"> </w:t>
      </w:r>
      <w:r w:rsidR="00791A5F" w:rsidRPr="003F142C">
        <w:t xml:space="preserve">to shift our gaze away from the glaring distraction of a display monitor and introduce some more musicality into what can </w:t>
      </w:r>
      <w:r w:rsidR="00CD5593" w:rsidRPr="003F142C">
        <w:t xml:space="preserve">otherwise </w:t>
      </w:r>
      <w:r w:rsidR="00791A5F" w:rsidRPr="003F142C">
        <w:t>become a very clinical and mechanical process.</w:t>
      </w:r>
    </w:p>
    <w:p w14:paraId="187D85C0" w14:textId="08541209" w:rsidR="00D91908" w:rsidRPr="003F142C" w:rsidRDefault="00A042D5" w:rsidP="00D91908">
      <w:pPr>
        <w:pStyle w:val="Para"/>
      </w:pPr>
      <w:r w:rsidRPr="003F142C">
        <w:t>Some producers want to draw a distinct l</w:t>
      </w:r>
      <w:r w:rsidR="00F135A9">
        <w:t>a</w:t>
      </w:r>
      <w:r w:rsidRPr="003F142C">
        <w:t>ne between music production and performance but there</w:t>
      </w:r>
      <w:r w:rsidR="00C87041" w:rsidRPr="003F142C">
        <w:t>’s</w:t>
      </w:r>
      <w:r w:rsidRPr="003F142C">
        <w:t xml:space="preserve"> no reason why these pursuits cannot run in parallel and co-exist amicably. Forays into the world of performance (whether for the camera or on a stage) and dabbling with its workflow, ergonomics and real-time composition and arrangement techniques can enhance the normally gradual studio process. The live performance mentality can introduce a much-needed element</w:t>
      </w:r>
      <w:ins w:id="20" w:author="ADMIN" w:date="2026-03-31T17:35:00Z">
        <w:r w:rsidR="00085684">
          <w:t xml:space="preserve"> of</w:t>
        </w:r>
      </w:ins>
      <w:r w:rsidRPr="003F142C">
        <w:t xml:space="preserve"> musicianship into the studio and expand</w:t>
      </w:r>
      <w:del w:id="21" w:author="ADMIN" w:date="2026-03-31T17:36:00Z">
        <w:r w:rsidRPr="003F142C" w:rsidDel="00085684">
          <w:delText>s</w:delText>
        </w:r>
      </w:del>
      <w:r w:rsidRPr="003F142C">
        <w:t xml:space="preserve"> your portfolio of options for creative production techniques. There is a growing school of thought (</w:t>
      </w:r>
      <w:r w:rsidR="00B940E7" w:rsidRPr="003F142C">
        <w:t xml:space="preserve">also </w:t>
      </w:r>
      <w:del w:id="22" w:author="ADMIN" w:date="2026-03-31T17:36:00Z">
        <w:r w:rsidRPr="003F142C" w:rsidDel="00085684">
          <w:delText xml:space="preserve">pushed </w:delText>
        </w:r>
      </w:del>
      <w:ins w:id="23" w:author="ADMIN" w:date="2026-03-31T17:36:00Z">
        <w:r w:rsidR="00085684" w:rsidRPr="003F142C">
          <w:t>p</w:t>
        </w:r>
        <w:r w:rsidR="00085684">
          <w:t xml:space="preserve">romoted </w:t>
        </w:r>
      </w:ins>
      <w:r w:rsidRPr="003F142C">
        <w:t xml:space="preserve">by </w:t>
      </w:r>
      <w:ins w:id="24" w:author="ADMIN" w:date="2026-03-31T17:36:00Z">
        <w:r w:rsidR="00085684">
          <w:t xml:space="preserve">the </w:t>
        </w:r>
      </w:ins>
      <w:r w:rsidRPr="003F142C">
        <w:t xml:space="preserve">Berklee College of Music on their </w:t>
      </w:r>
      <w:r w:rsidR="00D91908" w:rsidRPr="003F142C">
        <w:rPr>
          <w:i/>
          <w:iCs/>
        </w:rPr>
        <w:t>Electronic Digital Instrument</w:t>
      </w:r>
      <w:r w:rsidRPr="003F142C">
        <w:t xml:space="preserve"> programme) that live electronic music performance involves the building of a bespoke instrument –</w:t>
      </w:r>
      <w:r w:rsidR="00CC2236" w:rsidRPr="003F142C">
        <w:t xml:space="preserve"> </w:t>
      </w:r>
      <w:r w:rsidRPr="003F142C">
        <w:t>that the assembled set of gear and the methodology for live composition/arrangement you choose amounts to the building of a digital instrument. One which you would then build muscle memory for and master until you are truly proficient.</w:t>
      </w:r>
    </w:p>
    <w:p w14:paraId="4CD44A25" w14:textId="73FFA0D2" w:rsidR="00D91908" w:rsidRPr="003F142C" w:rsidRDefault="003C294B" w:rsidP="00D91908">
      <w:pPr>
        <w:pStyle w:val="Para"/>
      </w:pPr>
      <w:r w:rsidRPr="003F142C">
        <w:t>W</w:t>
      </w:r>
      <w:r w:rsidR="00F73B34" w:rsidRPr="003F142C">
        <w:t>e</w:t>
      </w:r>
      <w:r w:rsidR="00E87E23" w:rsidRPr="003F142C">
        <w:t xml:space="preserve"> will get different</w:t>
      </w:r>
      <w:r w:rsidR="00636DF7" w:rsidRPr="003F142C">
        <w:t xml:space="preserve">, </w:t>
      </w:r>
      <w:r w:rsidR="006768A1" w:rsidRPr="003F142C">
        <w:t xml:space="preserve">though perhaps not </w:t>
      </w:r>
      <w:r w:rsidR="004A6E24" w:rsidRPr="003F142C">
        <w:t>more accurate</w:t>
      </w:r>
      <w:r w:rsidR="00636DF7" w:rsidRPr="003F142C">
        <w:t xml:space="preserve">, </w:t>
      </w:r>
      <w:r w:rsidR="00E87E23" w:rsidRPr="003F142C">
        <w:t xml:space="preserve">results </w:t>
      </w:r>
      <w:r w:rsidR="00791A5F" w:rsidRPr="003F142C">
        <w:t xml:space="preserve">when </w:t>
      </w:r>
      <w:r w:rsidR="00F73B34" w:rsidRPr="003F142C">
        <w:t>playing</w:t>
      </w:r>
      <w:r w:rsidR="00791A5F" w:rsidRPr="003F142C">
        <w:t xml:space="preserve"> our MIDI notes into the piano roll </w:t>
      </w:r>
      <w:r w:rsidR="00636DF7" w:rsidRPr="003F142C">
        <w:t>or</w:t>
      </w:r>
      <w:r w:rsidR="00F73B34" w:rsidRPr="003F142C">
        <w:t xml:space="preserve"> recording</w:t>
      </w:r>
      <w:r w:rsidR="00791A5F" w:rsidRPr="003F142C">
        <w:t xml:space="preserve"> </w:t>
      </w:r>
      <w:r w:rsidR="00E87E23" w:rsidRPr="003F142C">
        <w:t xml:space="preserve">automation </w:t>
      </w:r>
      <w:r w:rsidR="00791A5F" w:rsidRPr="003F142C">
        <w:t>of parameter</w:t>
      </w:r>
      <w:r w:rsidR="00F73B34" w:rsidRPr="003F142C">
        <w:t xml:space="preserve">s </w:t>
      </w:r>
      <w:r w:rsidRPr="003F142C">
        <w:t>with</w:t>
      </w:r>
      <w:r w:rsidR="00E87E23" w:rsidRPr="003F142C">
        <w:t xml:space="preserve"> a physical controller.</w:t>
      </w:r>
      <w:r w:rsidR="00791A5F" w:rsidRPr="003F142C">
        <w:t xml:space="preserve"> W</w:t>
      </w:r>
      <w:r w:rsidR="00E87E23" w:rsidRPr="003F142C">
        <w:t xml:space="preserve">ith the right </w:t>
      </w:r>
      <w:r w:rsidR="00B1188E" w:rsidRPr="003F142C">
        <w:t>apparatus</w:t>
      </w:r>
      <w:r w:rsidRPr="003F142C">
        <w:t xml:space="preserve">, </w:t>
      </w:r>
      <w:r w:rsidR="00E87E23" w:rsidRPr="003F142C">
        <w:t>practice</w:t>
      </w:r>
      <w:r w:rsidR="00791A5F" w:rsidRPr="003F142C">
        <w:t xml:space="preserve"> and experience (something that simply cannot be bought)</w:t>
      </w:r>
      <w:r w:rsidR="00E87E23" w:rsidRPr="003F142C">
        <w:t xml:space="preserve"> the results will be more expressive and creative than using </w:t>
      </w:r>
      <w:r w:rsidR="00636DF7" w:rsidRPr="003F142C">
        <w:t>a</w:t>
      </w:r>
      <w:r w:rsidR="00E87E23" w:rsidRPr="003F142C">
        <w:t xml:space="preserve"> keyboard and mouse </w:t>
      </w:r>
      <w:del w:id="25" w:author="ADMIN" w:date="2026-03-31T17:38:00Z">
        <w:r w:rsidR="00E87E23" w:rsidRPr="003F142C" w:rsidDel="00085684">
          <w:delText>combo</w:delText>
        </w:r>
      </w:del>
      <w:ins w:id="26" w:author="ADMIN" w:date="2026-03-31T17:38:00Z">
        <w:r w:rsidR="00085684" w:rsidRPr="003F142C">
          <w:t>comb</w:t>
        </w:r>
        <w:r w:rsidR="00085684">
          <w:t>ination</w:t>
        </w:r>
      </w:ins>
      <w:r w:rsidR="004A6E24" w:rsidRPr="003F142C">
        <w:t xml:space="preserve">. </w:t>
      </w:r>
      <w:r w:rsidR="00E04DF6" w:rsidRPr="003F142C">
        <w:t xml:space="preserve">A boon of </w:t>
      </w:r>
      <w:r w:rsidR="00636DF7" w:rsidRPr="003F142C">
        <w:t xml:space="preserve">MIDI and automation </w:t>
      </w:r>
      <w:r w:rsidR="00E04DF6" w:rsidRPr="003F142C">
        <w:t xml:space="preserve">is that it </w:t>
      </w:r>
      <w:r w:rsidR="00E87E23" w:rsidRPr="003F142C">
        <w:t>can always be refined afterwards with editing.</w:t>
      </w:r>
      <w:r w:rsidR="00C040DC" w:rsidRPr="003F142C">
        <w:t xml:space="preserve"> There are so many control devices </w:t>
      </w:r>
      <w:r w:rsidR="00B1188E" w:rsidRPr="003F142C">
        <w:t xml:space="preserve">available </w:t>
      </w:r>
      <w:r w:rsidR="00C040DC" w:rsidRPr="003F142C">
        <w:t>these days</w:t>
      </w:r>
      <w:r w:rsidR="00F17720" w:rsidRPr="003F142C">
        <w:t xml:space="preserve">, to </w:t>
      </w:r>
      <w:r w:rsidR="00C040DC" w:rsidRPr="003F142C">
        <w:t>meet all kinds of budgets</w:t>
      </w:r>
      <w:r w:rsidR="00F17720" w:rsidRPr="003F142C">
        <w:t>,</w:t>
      </w:r>
      <w:r w:rsidR="00C040DC" w:rsidRPr="003F142C">
        <w:t xml:space="preserve"> that there is little excuse not </w:t>
      </w:r>
      <w:r w:rsidR="00F17720" w:rsidRPr="003F142C">
        <w:t xml:space="preserve">to </w:t>
      </w:r>
      <w:r w:rsidR="00C040DC" w:rsidRPr="003F142C">
        <w:t>bolster your setup with something that will help develop some creative techniques.</w:t>
      </w:r>
    </w:p>
    <w:p w14:paraId="3CD994C9" w14:textId="008AAE7F" w:rsidR="00D91908" w:rsidRPr="003F142C" w:rsidRDefault="003C3FA7" w:rsidP="00D91908">
      <w:pPr>
        <w:pStyle w:val="Para"/>
      </w:pPr>
      <w:r w:rsidRPr="003F142C">
        <w:t xml:space="preserve">A </w:t>
      </w:r>
      <w:r w:rsidR="00B1188E" w:rsidRPr="003F142C">
        <w:t>further</w:t>
      </w:r>
      <w:r w:rsidRPr="003F142C">
        <w:t xml:space="preserve"> reason to encourage some level of performance in your everyday practice is that it </w:t>
      </w:r>
      <w:r w:rsidR="00A67085" w:rsidRPr="003F142C">
        <w:t>establishes</w:t>
      </w:r>
      <w:r w:rsidRPr="003F142C">
        <w:t xml:space="preserve"> the notion that music making can be enjoyed as an ephemeral activity; we can get lost in the moment and</w:t>
      </w:r>
      <w:r w:rsidR="009E3BCB" w:rsidRPr="003F142C">
        <w:t xml:space="preserve"> </w:t>
      </w:r>
      <w:r w:rsidRPr="003F142C">
        <w:lastRenderedPageBreak/>
        <w:t xml:space="preserve">not everything has to be preserved. It’s common for budding producers to obsess with getting the finer details just right, </w:t>
      </w:r>
      <w:r w:rsidR="00A67085" w:rsidRPr="003F142C">
        <w:t>mimicking</w:t>
      </w:r>
      <w:r w:rsidRPr="003F142C">
        <w:t xml:space="preserve"> a certain producer or label sound </w:t>
      </w:r>
      <w:r w:rsidR="00A67085" w:rsidRPr="003F142C">
        <w:t>–</w:t>
      </w:r>
      <w:r w:rsidRPr="003F142C">
        <w:t xml:space="preserve"> </w:t>
      </w:r>
      <w:r w:rsidR="00A67085" w:rsidRPr="003F142C">
        <w:t>inevitably placing more</w:t>
      </w:r>
      <w:r w:rsidRPr="003F142C">
        <w:t xml:space="preserve"> focus on the mixdown than any other part of the process. This loses sight of why many of us want to get into music production in the first place</w:t>
      </w:r>
      <w:r w:rsidR="00A67085" w:rsidRPr="003F142C">
        <w:t xml:space="preserve">. </w:t>
      </w:r>
      <w:r w:rsidR="00B1188E" w:rsidRPr="003F142C">
        <w:t xml:space="preserve">The chase </w:t>
      </w:r>
      <w:del w:id="27" w:author="ADMIN" w:date="2026-03-31T17:46:00Z">
        <w:r w:rsidR="00B1188E" w:rsidRPr="003F142C" w:rsidDel="00C940F1">
          <w:delText>perfection</w:delText>
        </w:r>
      </w:del>
      <w:ins w:id="28" w:author="ADMIN" w:date="2026-03-31T17:46:00Z">
        <w:r w:rsidR="00C940F1">
          <w:t>for</w:t>
        </w:r>
      </w:ins>
      <w:r w:rsidR="00B1188E" w:rsidRPr="003F142C">
        <w:t xml:space="preserve"> can sap the joy out of music making and leave us with a workflow that we’re too precious about. There is serious music to be made, but we need not take it so seriously.</w:t>
      </w:r>
    </w:p>
    <w:p w14:paraId="0C517C3E" w14:textId="6981E762" w:rsidR="00D91908" w:rsidRPr="003F142C" w:rsidRDefault="00CC2236" w:rsidP="00D91908">
      <w:pPr>
        <w:pStyle w:val="Head1"/>
        <w:rPr>
          <w:b w:val="0"/>
        </w:rPr>
      </w:pPr>
      <w:r w:rsidRPr="003F142C">
        <w:t>Core concept</w:t>
      </w:r>
    </w:p>
    <w:p w14:paraId="7BB068E0" w14:textId="0A49B4B7" w:rsidR="00D91908" w:rsidRPr="003F142C" w:rsidRDefault="000305DD" w:rsidP="00D91908">
      <w:pPr>
        <w:pStyle w:val="BulletList1"/>
      </w:pPr>
      <w:r w:rsidRPr="003F142C">
        <w:t>Critically evaluat</w:t>
      </w:r>
      <w:del w:id="29" w:author="ADMIN" w:date="2026-03-31T17:47:00Z">
        <w:r w:rsidRPr="003F142C" w:rsidDel="00C940F1">
          <w:delText>ing</w:delText>
        </w:r>
      </w:del>
      <w:ins w:id="30" w:author="ADMIN" w:date="2026-03-31T17:47:00Z">
        <w:r w:rsidR="00C940F1">
          <w:t>e</w:t>
        </w:r>
      </w:ins>
      <w:r w:rsidRPr="003F142C">
        <w:t xml:space="preserve"> musical works to better understand their signature techniques</w:t>
      </w:r>
    </w:p>
    <w:p w14:paraId="76FA2C3C" w14:textId="48A68D9F" w:rsidR="00D91908" w:rsidRPr="003F142C" w:rsidRDefault="000305DD" w:rsidP="00D91908">
      <w:pPr>
        <w:pStyle w:val="BulletList1"/>
      </w:pPr>
      <w:r w:rsidRPr="003F142C">
        <w:t>Options for impro</w:t>
      </w:r>
      <w:ins w:id="31" w:author="ADMIN" w:date="2026-03-31T17:48:00Z">
        <w:r w:rsidR="00C940F1">
          <w:t>ving</w:t>
        </w:r>
      </w:ins>
      <w:del w:id="32" w:author="ADMIN" w:date="2026-03-31T17:48:00Z">
        <w:r w:rsidRPr="003F142C" w:rsidDel="00C940F1">
          <w:delText>ved</w:delText>
        </w:r>
      </w:del>
      <w:r w:rsidRPr="003F142C">
        <w:t xml:space="preserve"> creative production workflow in the studio</w:t>
      </w:r>
    </w:p>
    <w:p w14:paraId="5AE0101B" w14:textId="7588D330" w:rsidR="00D91908" w:rsidRPr="003F142C" w:rsidRDefault="000305DD" w:rsidP="00D91908">
      <w:pPr>
        <w:pStyle w:val="BulletList1"/>
      </w:pPr>
      <w:del w:id="33" w:author="ADMIN" w:date="2026-03-31T17:48:00Z">
        <w:r w:rsidRPr="003F142C" w:rsidDel="00C940F1">
          <w:delText xml:space="preserve">Use </w:delText>
        </w:r>
      </w:del>
      <w:ins w:id="34" w:author="ADMIN" w:date="2026-03-31T17:48:00Z">
        <w:r w:rsidR="00C940F1" w:rsidRPr="003F142C">
          <w:t>Us</w:t>
        </w:r>
        <w:r w:rsidR="00C940F1">
          <w:t>ing</w:t>
        </w:r>
        <w:r w:rsidR="00C940F1" w:rsidRPr="003F142C">
          <w:t xml:space="preserve"> </w:t>
        </w:r>
      </w:ins>
      <w:r w:rsidRPr="003F142C">
        <w:t>gesture and human expression for enhanced sound design nuance</w:t>
      </w:r>
    </w:p>
    <w:p w14:paraId="11B5CC55" w14:textId="77777777" w:rsidR="00D91908" w:rsidRPr="003F142C" w:rsidRDefault="00CC2236" w:rsidP="00D91908">
      <w:pPr>
        <w:pStyle w:val="Head1"/>
        <w:rPr>
          <w:b w:val="0"/>
        </w:rPr>
      </w:pPr>
      <w:r w:rsidRPr="003F142C">
        <w:t>The production process</w:t>
      </w:r>
    </w:p>
    <w:p w14:paraId="65237CDF" w14:textId="23E96E9C" w:rsidR="00D91908" w:rsidRPr="003F142C" w:rsidRDefault="00E216B9" w:rsidP="00D91908">
      <w:pPr>
        <w:pStyle w:val="Para"/>
      </w:pPr>
      <w:r w:rsidRPr="003F142C">
        <w:t>Regardless of the setup used and whether it software-based, hardware-based or a hybrid of the two</w:t>
      </w:r>
      <w:r w:rsidR="00272190" w:rsidRPr="003F142C">
        <w:t>,</w:t>
      </w:r>
      <w:r w:rsidRPr="003F142C">
        <w:t xml:space="preserve"> the music production process remains the same. Although there are some variations on this theme</w:t>
      </w:r>
      <w:r w:rsidR="00272190" w:rsidRPr="003F142C">
        <w:t xml:space="preserve"> –</w:t>
      </w:r>
      <w:r w:rsidR="00CC2236" w:rsidRPr="003F142C">
        <w:t xml:space="preserve"> </w:t>
      </w:r>
      <w:r w:rsidRPr="003F142C">
        <w:t xml:space="preserve">particularly </w:t>
      </w:r>
      <w:r w:rsidR="00272190" w:rsidRPr="003F142C">
        <w:t xml:space="preserve">with songwriting, recording and </w:t>
      </w:r>
      <w:r w:rsidR="00B51FEB" w:rsidRPr="003F142C">
        <w:t xml:space="preserve">the necessary </w:t>
      </w:r>
      <w:r w:rsidR="00272190" w:rsidRPr="003F142C">
        <w:t xml:space="preserve">editing </w:t>
      </w:r>
      <w:r w:rsidR="00B51FEB" w:rsidRPr="003F142C">
        <w:t xml:space="preserve">stages </w:t>
      </w:r>
      <w:r w:rsidR="00272190" w:rsidRPr="003F142C">
        <w:t xml:space="preserve">in </w:t>
      </w:r>
      <w:r w:rsidRPr="003F142C">
        <w:t>a DAW</w:t>
      </w:r>
      <w:r w:rsidR="00272190" w:rsidRPr="003F142C">
        <w:t xml:space="preserve"> –</w:t>
      </w:r>
      <w:r w:rsidRPr="003F142C">
        <w:t xml:space="preserve"> we can boil this down to:</w:t>
      </w:r>
    </w:p>
    <w:p w14:paraId="62DAD08F" w14:textId="686B0239" w:rsidR="00D91908" w:rsidRPr="003F142C" w:rsidRDefault="00D91908" w:rsidP="003F142C">
      <w:pPr>
        <w:pStyle w:val="BulletList1"/>
        <w:numPr>
          <w:ilvl w:val="0"/>
          <w:numId w:val="141"/>
        </w:numPr>
      </w:pPr>
      <w:r w:rsidRPr="003F142C">
        <w:rPr>
          <w:b/>
          <w:bCs/>
        </w:rPr>
        <w:t>Composition</w:t>
      </w:r>
      <w:r w:rsidR="00E216B9" w:rsidRPr="003F142C">
        <w:t xml:space="preserve"> –</w:t>
      </w:r>
      <w:r w:rsidR="00CC2236" w:rsidRPr="003F142C">
        <w:t xml:space="preserve"> </w:t>
      </w:r>
      <w:r w:rsidR="00E216B9" w:rsidRPr="003F142C">
        <w:t>creating our raw musical materials and sonic building blocks</w:t>
      </w:r>
      <w:r w:rsidR="00272190" w:rsidRPr="003F142C">
        <w:t>, the stage requiring the most flow, creativity and wild abandon</w:t>
      </w:r>
    </w:p>
    <w:p w14:paraId="6C953038" w14:textId="616BB1D8" w:rsidR="00D91908" w:rsidRPr="003F142C" w:rsidRDefault="00D91908" w:rsidP="00D91908">
      <w:pPr>
        <w:pStyle w:val="BulletList1"/>
      </w:pPr>
      <w:r w:rsidRPr="003F142C">
        <w:rPr>
          <w:b/>
          <w:bCs/>
        </w:rPr>
        <w:t>Arrangement</w:t>
      </w:r>
      <w:r w:rsidR="00E216B9" w:rsidRPr="003F142C">
        <w:t xml:space="preserve"> –</w:t>
      </w:r>
      <w:r w:rsidR="00CC2236" w:rsidRPr="003F142C">
        <w:t xml:space="preserve"> </w:t>
      </w:r>
      <w:r w:rsidR="00E216B9" w:rsidRPr="003F142C">
        <w:t>constructing a listenable arrangement from those building blocks</w:t>
      </w:r>
      <w:r w:rsidR="00272190" w:rsidRPr="003F142C">
        <w:t xml:space="preserve">, doing justice to our composition but </w:t>
      </w:r>
      <w:r w:rsidR="00B51FEB" w:rsidRPr="003F142C">
        <w:t>with</w:t>
      </w:r>
      <w:r w:rsidR="00272190" w:rsidRPr="003F142C">
        <w:t xml:space="preserve"> some room for creativity</w:t>
      </w:r>
    </w:p>
    <w:p w14:paraId="52B12F78" w14:textId="455C8DC0" w:rsidR="00D91908" w:rsidRPr="003F142C" w:rsidRDefault="00D91908" w:rsidP="00D91908">
      <w:pPr>
        <w:pStyle w:val="BulletList1"/>
      </w:pPr>
      <w:r w:rsidRPr="003F142C">
        <w:rPr>
          <w:b/>
          <w:bCs/>
        </w:rPr>
        <w:t>Mixing</w:t>
      </w:r>
      <w:r w:rsidR="00E216B9" w:rsidRPr="003F142C">
        <w:t xml:space="preserve"> – focusing on the refinement of the audio quality of the track</w:t>
      </w:r>
      <w:r w:rsidR="00272190" w:rsidRPr="003F142C">
        <w:t>, a</w:t>
      </w:r>
      <w:r w:rsidR="00B51FEB" w:rsidRPr="003F142C">
        <w:t>n often-protracted</w:t>
      </w:r>
      <w:r w:rsidR="00272190" w:rsidRPr="003F142C">
        <w:t xml:space="preserve"> stage with agonising attention paid to both inscrutable details and their context and cohesion as a whole</w:t>
      </w:r>
    </w:p>
    <w:p w14:paraId="651E3FAF" w14:textId="1EC7D31E" w:rsidR="00D91908" w:rsidRPr="003F142C" w:rsidRDefault="00D91908" w:rsidP="00D91908">
      <w:pPr>
        <w:pStyle w:val="BulletList1"/>
      </w:pPr>
      <w:r w:rsidRPr="003F142C">
        <w:rPr>
          <w:b/>
          <w:bCs/>
        </w:rPr>
        <w:t>Mastering</w:t>
      </w:r>
      <w:r w:rsidR="00E216B9" w:rsidRPr="003F142C">
        <w:t xml:space="preserve"> –</w:t>
      </w:r>
      <w:r w:rsidR="00CC2236" w:rsidRPr="003F142C">
        <w:t xml:space="preserve"> </w:t>
      </w:r>
      <w:r w:rsidR="00272190" w:rsidRPr="003F142C">
        <w:t xml:space="preserve">getting </w:t>
      </w:r>
      <w:r w:rsidR="00E216B9" w:rsidRPr="003F142C">
        <w:t>the resulting mixdown to a publishable standard</w:t>
      </w:r>
      <w:r w:rsidR="00272190" w:rsidRPr="003F142C">
        <w:t xml:space="preserve">, depending on what the final destination and intent of the audio </w:t>
      </w:r>
      <w:del w:id="35" w:author="ADMIN" w:date="2026-03-31T17:49:00Z">
        <w:r w:rsidR="00272190" w:rsidRPr="003F142C" w:rsidDel="00EA1E78">
          <w:delText>is</w:delText>
        </w:r>
      </w:del>
      <w:ins w:id="36" w:author="ADMIN" w:date="2026-03-31T17:49:00Z">
        <w:r w:rsidR="00EA1E78">
          <w:t>are</w:t>
        </w:r>
      </w:ins>
    </w:p>
    <w:p w14:paraId="555D80FB" w14:textId="588D2433" w:rsidR="00D91908" w:rsidRPr="003F142C" w:rsidRDefault="00E216B9" w:rsidP="00D91908">
      <w:pPr>
        <w:pStyle w:val="Para"/>
      </w:pPr>
      <w:r w:rsidRPr="003F142C">
        <w:t>Where things like automation</w:t>
      </w:r>
      <w:r w:rsidR="00E926BD" w:rsidRPr="003F142C">
        <w:t xml:space="preserve"> and editing</w:t>
      </w:r>
      <w:r w:rsidRPr="003F142C">
        <w:t xml:space="preserve"> fit</w:t>
      </w:r>
      <w:del w:id="37" w:author="ADMIN" w:date="2026-03-31T17:49:00Z">
        <w:r w:rsidRPr="003F142C" w:rsidDel="00EA1E78">
          <w:delText>s</w:delText>
        </w:r>
      </w:del>
      <w:r w:rsidRPr="003F142C">
        <w:t xml:space="preserve"> into this is </w:t>
      </w:r>
      <w:r w:rsidR="00001D1D" w:rsidRPr="003F142C">
        <w:t>debatable</w:t>
      </w:r>
      <w:r w:rsidRPr="003F142C">
        <w:t xml:space="preserve">. Some people see </w:t>
      </w:r>
      <w:r w:rsidR="009E3BCB" w:rsidRPr="003F142C">
        <w:t xml:space="preserve">automation </w:t>
      </w:r>
      <w:r w:rsidRPr="003F142C">
        <w:t>as intrinsic to all aspects of production</w:t>
      </w:r>
      <w:r w:rsidR="00E926BD" w:rsidRPr="003F142C">
        <w:t xml:space="preserve"> and sound design</w:t>
      </w:r>
      <w:r w:rsidRPr="003F142C">
        <w:t xml:space="preserve">, whereas others </w:t>
      </w:r>
      <w:r w:rsidR="00CA3789" w:rsidRPr="003F142C">
        <w:t xml:space="preserve">will leave it </w:t>
      </w:r>
      <w:r w:rsidR="009E3BCB" w:rsidRPr="003F142C">
        <w:t xml:space="preserve">solely to </w:t>
      </w:r>
      <w:r w:rsidR="00CA3789" w:rsidRPr="003F142C">
        <w:t xml:space="preserve">the latter stages </w:t>
      </w:r>
      <w:r w:rsidR="009E3BCB" w:rsidRPr="003F142C">
        <w:t xml:space="preserve">of </w:t>
      </w:r>
      <w:r w:rsidR="00CA3789" w:rsidRPr="003F142C">
        <w:t xml:space="preserve">the mixdown. It’s also worth noting that for many producers they will leave the mastering </w:t>
      </w:r>
      <w:r w:rsidR="00001D1D" w:rsidRPr="003F142C">
        <w:t xml:space="preserve">stage </w:t>
      </w:r>
      <w:r w:rsidR="00CA3789" w:rsidRPr="003F142C">
        <w:t>to a third-party</w:t>
      </w:r>
      <w:r w:rsidR="004A6E24" w:rsidRPr="003F142C">
        <w:t xml:space="preserve">. This is </w:t>
      </w:r>
      <w:r w:rsidR="00C31AC6" w:rsidRPr="003F142C">
        <w:t>to</w:t>
      </w:r>
      <w:r w:rsidR="00CA3789" w:rsidRPr="003F142C">
        <w:t xml:space="preserve"> benefit from their fresh ears, superior tools and a more clinical and delicate treatment of the (usually) stereo mixdown</w:t>
      </w:r>
      <w:r w:rsidR="004A6E24" w:rsidRPr="003F142C">
        <w:t xml:space="preserve">. </w:t>
      </w:r>
      <w:r w:rsidR="00001D1D" w:rsidRPr="003F142C">
        <w:t xml:space="preserve">Producers tend to take more ownership of this as they develop by adding some unobtrusive master bus processing before it reaches the mastering engineer. </w:t>
      </w:r>
      <w:r w:rsidR="004A6E24" w:rsidRPr="003F142C">
        <w:t>I</w:t>
      </w:r>
      <w:r w:rsidR="00CA3789" w:rsidRPr="003F142C">
        <w:t xml:space="preserve">t’s </w:t>
      </w:r>
      <w:r w:rsidR="00001D1D" w:rsidRPr="003F142C">
        <w:t xml:space="preserve">obviously </w:t>
      </w:r>
      <w:r w:rsidR="00CA3789" w:rsidRPr="003F142C">
        <w:t xml:space="preserve">a great boon </w:t>
      </w:r>
      <w:r w:rsidR="00001D1D" w:rsidRPr="003F142C">
        <w:t>and money-s</w:t>
      </w:r>
      <w:ins w:id="38" w:author="ADMIN" w:date="2026-03-31T17:50:00Z">
        <w:r w:rsidR="007352DE">
          <w:t>a</w:t>
        </w:r>
      </w:ins>
      <w:r w:rsidR="00001D1D" w:rsidRPr="003F142C">
        <w:t xml:space="preserve">ver </w:t>
      </w:r>
      <w:r w:rsidR="00CA3789" w:rsidRPr="003F142C">
        <w:t xml:space="preserve">to be able to do your own mastering for </w:t>
      </w:r>
      <w:r w:rsidR="00001D1D" w:rsidRPr="003F142C">
        <w:t xml:space="preserve">test plays and sending out </w:t>
      </w:r>
      <w:r w:rsidR="00CA3789" w:rsidRPr="003F142C">
        <w:t>demos.</w:t>
      </w:r>
    </w:p>
    <w:p w14:paraId="423332D9" w14:textId="4E270F46" w:rsidR="00D91908" w:rsidRPr="003F142C" w:rsidRDefault="00CA3789" w:rsidP="00D91908">
      <w:pPr>
        <w:pStyle w:val="Para"/>
      </w:pPr>
      <w:r w:rsidRPr="003F142C">
        <w:t>Although it helps to delineate the process in bite-size</w:t>
      </w:r>
      <w:ins w:id="39" w:author="ADMIN" w:date="2026-03-31T17:50:00Z">
        <w:r w:rsidR="007352DE">
          <w:t>d</w:t>
        </w:r>
      </w:ins>
      <w:r w:rsidRPr="003F142C">
        <w:t xml:space="preserve"> chunks, it’s fair to say that with the </w:t>
      </w:r>
      <w:r w:rsidR="00001D1D" w:rsidRPr="003F142C">
        <w:t xml:space="preserve">multitude </w:t>
      </w:r>
      <w:r w:rsidRPr="003F142C">
        <w:t xml:space="preserve">of options available to us (and the unfortunate need of a modern creative producer to wear a ridiculous </w:t>
      </w:r>
      <w:r w:rsidRPr="003F142C">
        <w:lastRenderedPageBreak/>
        <w:t xml:space="preserve">amount of hats; taking care of composition, programming, sound design, mixing, mastering, promotion…) </w:t>
      </w:r>
      <w:r w:rsidR="00001D1D" w:rsidRPr="003F142C">
        <w:t xml:space="preserve">it </w:t>
      </w:r>
      <w:r w:rsidRPr="003F142C">
        <w:t xml:space="preserve">often gets jumbled up, particularly with elements of mixing happening at all points along the way. </w:t>
      </w:r>
      <w:r w:rsidR="00001D1D" w:rsidRPr="003F142C">
        <w:t>However, e</w:t>
      </w:r>
      <w:r w:rsidRPr="003F142C">
        <w:t xml:space="preserve">ach of these stages requires a different mindset </w:t>
      </w:r>
      <w:r w:rsidR="00001D1D" w:rsidRPr="003F142C">
        <w:t xml:space="preserve">as it </w:t>
      </w:r>
      <w:del w:id="40" w:author="ADMIN" w:date="2026-03-31T17:50:00Z">
        <w:r w:rsidR="00001D1D" w:rsidRPr="003F142C" w:rsidDel="007352DE">
          <w:delText>gets</w:delText>
        </w:r>
      </w:del>
      <w:ins w:id="41" w:author="ADMIN" w:date="2026-03-31T17:51:00Z">
        <w:r w:rsidR="007352DE">
          <w:t>becomes</w:t>
        </w:r>
      </w:ins>
      <w:r w:rsidR="00001D1D" w:rsidRPr="003F142C">
        <w:t xml:space="preserve"> </w:t>
      </w:r>
      <w:r w:rsidRPr="003F142C">
        <w:t xml:space="preserve">progressively </w:t>
      </w:r>
      <w:del w:id="42" w:author="ADMIN" w:date="2026-03-31T17:51:00Z">
        <w:r w:rsidRPr="003F142C" w:rsidDel="007352DE">
          <w:delText>getting</w:delText>
        </w:r>
      </w:del>
      <w:r w:rsidRPr="003F142C">
        <w:t xml:space="preserve"> more technical and clinical</w:t>
      </w:r>
      <w:r w:rsidR="00001D1D" w:rsidRPr="003F142C">
        <w:t xml:space="preserve"> going</w:t>
      </w:r>
      <w:r w:rsidRPr="003F142C">
        <w:t xml:space="preserve"> down the line. It could therefore be argued that a clear division between each </w:t>
      </w:r>
      <w:r w:rsidR="006768A1" w:rsidRPr="003F142C">
        <w:t>phase</w:t>
      </w:r>
      <w:r w:rsidRPr="003F142C">
        <w:t xml:space="preserve"> would be beneficial to the overall process. The composition can and should be a wild and untamed session that sees the producer </w:t>
      </w:r>
      <w:r w:rsidR="00001D1D" w:rsidRPr="003F142C">
        <w:t xml:space="preserve">energised and </w:t>
      </w:r>
      <w:r w:rsidRPr="003F142C">
        <w:t>in the right mood for music making</w:t>
      </w:r>
      <w:r w:rsidR="00001D1D" w:rsidRPr="003F142C">
        <w:t xml:space="preserve">, </w:t>
      </w:r>
      <w:r w:rsidRPr="003F142C">
        <w:t xml:space="preserve">full of creative sparks. They would ideally be working in a </w:t>
      </w:r>
      <w:r w:rsidR="00D91908" w:rsidRPr="003F142C">
        <w:rPr>
          <w:i/>
          <w:iCs/>
        </w:rPr>
        <w:t>flow state</w:t>
      </w:r>
      <w:r w:rsidRPr="003F142C">
        <w:t xml:space="preserve">, </w:t>
      </w:r>
      <w:r w:rsidR="00913D7D" w:rsidRPr="003F142C">
        <w:t xml:space="preserve">unfettered by </w:t>
      </w:r>
      <w:del w:id="43" w:author="ADMIN" w:date="2026-03-31T17:52:00Z">
        <w:r w:rsidR="00913D7D" w:rsidRPr="003F142C" w:rsidDel="007352DE">
          <w:delText xml:space="preserve">other </w:delText>
        </w:r>
      </w:del>
      <w:ins w:id="44" w:author="ADMIN" w:date="2026-03-31T17:52:00Z">
        <w:r w:rsidR="007352DE" w:rsidRPr="003F142C">
          <w:t>other</w:t>
        </w:r>
        <w:r w:rsidR="007352DE">
          <w:t>-</w:t>
        </w:r>
      </w:ins>
      <w:r w:rsidR="00913D7D" w:rsidRPr="003F142C">
        <w:t xml:space="preserve">worldly constraints. </w:t>
      </w:r>
      <w:r w:rsidR="00001D1D" w:rsidRPr="003F142C">
        <w:t>C</w:t>
      </w:r>
      <w:r w:rsidRPr="003F142C">
        <w:t xml:space="preserve">reating a great set of building materials, no matter how messy the project is at that stage, will pave the way for further creativity and have a positive knock-on effect </w:t>
      </w:r>
      <w:del w:id="45" w:author="ADMIN" w:date="2026-03-31T17:52:00Z">
        <w:r w:rsidRPr="003F142C" w:rsidDel="007352DE">
          <w:delText xml:space="preserve">to </w:delText>
        </w:r>
      </w:del>
      <w:ins w:id="46" w:author="ADMIN" w:date="2026-03-31T17:52:00Z">
        <w:r w:rsidR="007352DE">
          <w:t>on</w:t>
        </w:r>
        <w:r w:rsidR="007352DE" w:rsidRPr="003F142C">
          <w:t xml:space="preserve"> </w:t>
        </w:r>
      </w:ins>
      <w:r w:rsidRPr="003F142C">
        <w:t>the subsequent stages.</w:t>
      </w:r>
    </w:p>
    <w:p w14:paraId="254BBD31" w14:textId="77777777" w:rsidR="00D91908" w:rsidRPr="003F142C" w:rsidRDefault="00CA3789" w:rsidP="00D91908">
      <w:pPr>
        <w:pStyle w:val="Para"/>
      </w:pPr>
      <w:r w:rsidRPr="003F142C">
        <w:t xml:space="preserve">With </w:t>
      </w:r>
      <w:r w:rsidR="001236E6" w:rsidRPr="003F142C">
        <w:t xml:space="preserve">an abundance of </w:t>
      </w:r>
      <w:r w:rsidRPr="003F142C">
        <w:t>options</w:t>
      </w:r>
      <w:r w:rsidR="00913D7D" w:rsidRPr="003F142C">
        <w:t xml:space="preserve"> provided by </w:t>
      </w:r>
      <w:r w:rsidR="001236E6" w:rsidRPr="003F142C">
        <w:t>a rich set of</w:t>
      </w:r>
      <w:r w:rsidR="00913D7D" w:rsidRPr="003F142C">
        <w:t xml:space="preserve"> compositional blocks the arrangement should write itself – </w:t>
      </w:r>
      <w:r w:rsidR="001236E6" w:rsidRPr="003F142C">
        <w:t xml:space="preserve">perhaps </w:t>
      </w:r>
      <w:r w:rsidR="00913D7D" w:rsidRPr="003F142C">
        <w:t>with some form of narrative</w:t>
      </w:r>
      <w:r w:rsidR="00C31AC6" w:rsidRPr="003F142C">
        <w:t xml:space="preserve"> arc</w:t>
      </w:r>
      <w:r w:rsidR="00913D7D" w:rsidRPr="003F142C">
        <w:t xml:space="preserve"> to keep the listener engaged. The arrangement is a slightly less creative endeavour, so we need to be a little more sensible than </w:t>
      </w:r>
      <w:r w:rsidR="009E3BCB" w:rsidRPr="003F142C">
        <w:t>during</w:t>
      </w:r>
      <w:r w:rsidR="00913D7D" w:rsidRPr="003F142C">
        <w:t xml:space="preserve"> composition. With an interesting and captivating arrangement under your belt you</w:t>
      </w:r>
      <w:r w:rsidR="00C31AC6" w:rsidRPr="003F142C">
        <w:t xml:space="preserve">’d </w:t>
      </w:r>
      <w:r w:rsidR="00913D7D" w:rsidRPr="003F142C">
        <w:t xml:space="preserve">hope that the mixdown </w:t>
      </w:r>
      <w:r w:rsidR="00C31AC6" w:rsidRPr="003F142C">
        <w:t>would</w:t>
      </w:r>
      <w:r w:rsidR="00913D7D" w:rsidRPr="003F142C">
        <w:t xml:space="preserve"> go smoothly – though from this point </w:t>
      </w:r>
      <w:r w:rsidR="006768A1" w:rsidRPr="003F142C">
        <w:t xml:space="preserve">on </w:t>
      </w:r>
      <w:r w:rsidR="00913D7D" w:rsidRPr="003F142C">
        <w:t>you could always enlist the assistance of a professional mix engineer. Mixing requires a technical brain along with the creative one</w:t>
      </w:r>
      <w:r w:rsidR="00C31AC6" w:rsidRPr="003F142C">
        <w:t xml:space="preserve"> </w:t>
      </w:r>
      <w:r w:rsidR="001236E6" w:rsidRPr="003F142C">
        <w:t>and t</w:t>
      </w:r>
      <w:r w:rsidR="00913D7D" w:rsidRPr="003F142C">
        <w:t xml:space="preserve">oo many slip-ups here </w:t>
      </w:r>
      <w:r w:rsidR="001236E6" w:rsidRPr="003F142C">
        <w:t>stand</w:t>
      </w:r>
      <w:r w:rsidR="00913D7D" w:rsidRPr="003F142C">
        <w:t xml:space="preserve"> to </w:t>
      </w:r>
      <w:r w:rsidR="001236E6" w:rsidRPr="003F142C">
        <w:t>spoil</w:t>
      </w:r>
      <w:r w:rsidR="00913D7D" w:rsidRPr="003F142C">
        <w:t xml:space="preserve"> </w:t>
      </w:r>
      <w:r w:rsidR="00C31AC6" w:rsidRPr="003F142C">
        <w:t>all</w:t>
      </w:r>
      <w:r w:rsidR="00913D7D" w:rsidRPr="003F142C">
        <w:t xml:space="preserve"> your work thus far. It’s worth noting that a great deal of the artists who have ‘made it’ and that you </w:t>
      </w:r>
      <w:r w:rsidR="009E3BCB" w:rsidRPr="003F142C">
        <w:t>discovered</w:t>
      </w:r>
      <w:r w:rsidR="00913D7D" w:rsidRPr="003F142C">
        <w:t xml:space="preserve"> because of their major and successful releases have </w:t>
      </w:r>
      <w:r w:rsidR="00E926BD" w:rsidRPr="003F142C">
        <w:t xml:space="preserve">separate </w:t>
      </w:r>
      <w:r w:rsidR="00913D7D" w:rsidRPr="003F142C">
        <w:t>mixing engineers on their song credits.</w:t>
      </w:r>
    </w:p>
    <w:p w14:paraId="4D3DF1C3" w14:textId="47B00B09" w:rsidR="00D91908" w:rsidRPr="003F142C" w:rsidRDefault="00913D7D" w:rsidP="00D91908">
      <w:pPr>
        <w:pStyle w:val="Para"/>
      </w:pPr>
      <w:r w:rsidRPr="003F142C">
        <w:t xml:space="preserve">If we are </w:t>
      </w:r>
      <w:r w:rsidR="009E3BCB" w:rsidRPr="003F142C">
        <w:t>declaring</w:t>
      </w:r>
      <w:r w:rsidRPr="003F142C">
        <w:t xml:space="preserve"> that each of the four production stages ha</w:t>
      </w:r>
      <w:del w:id="47" w:author="ADMIN" w:date="2026-03-31T17:53:00Z">
        <w:r w:rsidRPr="003F142C" w:rsidDel="007352DE">
          <w:delText>ve</w:delText>
        </w:r>
      </w:del>
      <w:ins w:id="48" w:author="ADMIN" w:date="2026-03-31T17:53:00Z">
        <w:r w:rsidR="007352DE">
          <w:t>s</w:t>
        </w:r>
      </w:ins>
      <w:r w:rsidRPr="003F142C">
        <w:t xml:space="preserve"> a consequence </w:t>
      </w:r>
      <w:del w:id="49" w:author="ADMIN" w:date="2026-03-31T17:53:00Z">
        <w:r w:rsidRPr="003F142C" w:rsidDel="007352DE">
          <w:delText xml:space="preserve">on </w:delText>
        </w:r>
      </w:del>
      <w:ins w:id="50" w:author="ADMIN" w:date="2026-03-31T17:53:00Z">
        <w:r w:rsidR="007352DE">
          <w:t>for</w:t>
        </w:r>
        <w:r w:rsidR="007352DE" w:rsidRPr="003F142C">
          <w:t xml:space="preserve"> </w:t>
        </w:r>
      </w:ins>
      <w:r w:rsidRPr="003F142C">
        <w:t xml:space="preserve">the </w:t>
      </w:r>
      <w:r w:rsidR="00DC7AB8" w:rsidRPr="003F142C">
        <w:t>next,</w:t>
      </w:r>
      <w:r w:rsidRPr="003F142C">
        <w:t xml:space="preserve"> </w:t>
      </w:r>
      <w:r w:rsidR="00B901E3" w:rsidRPr="003F142C">
        <w:t>then we should consider that composition and arrangement on their own won’t determine a great deal that could aid the mixdown. Sound design</w:t>
      </w:r>
      <w:r w:rsidR="00DC7AB8" w:rsidRPr="003F142C">
        <w:t xml:space="preserve"> – instrument/sound curation</w:t>
      </w:r>
      <w:r w:rsidR="00B51FEB" w:rsidRPr="003F142C">
        <w:t xml:space="preserve">, creation </w:t>
      </w:r>
      <w:r w:rsidR="00DC7AB8" w:rsidRPr="003F142C">
        <w:t xml:space="preserve">and processing techniques to forge </w:t>
      </w:r>
      <w:r w:rsidR="00B901E3" w:rsidRPr="003F142C">
        <w:t xml:space="preserve">a cohesive set of bold, vibrant and </w:t>
      </w:r>
      <w:r w:rsidR="009E3BCB" w:rsidRPr="003F142C">
        <w:t>distinct</w:t>
      </w:r>
      <w:r w:rsidR="00B901E3" w:rsidRPr="003F142C">
        <w:t xml:space="preserve"> sounds – takes place largely within the sphere of composition. Therefore, although we don’t want to get bogged down with mixing in that early gestation period and ruin our attempts at process separation, we </w:t>
      </w:r>
      <w:r w:rsidR="00D91908" w:rsidRPr="003F142C">
        <w:rPr>
          <w:i/>
          <w:iCs/>
        </w:rPr>
        <w:t>should</w:t>
      </w:r>
      <w:r w:rsidR="00B901E3" w:rsidRPr="003F142C">
        <w:t xml:space="preserve"> try to employ good sound design techniques during </w:t>
      </w:r>
      <w:del w:id="51" w:author="ADMIN" w:date="2026-03-31T17:54:00Z">
        <w:r w:rsidR="00B901E3" w:rsidRPr="003F142C" w:rsidDel="007352DE">
          <w:delText>the</w:delText>
        </w:r>
      </w:del>
      <w:r w:rsidR="00B901E3" w:rsidRPr="003F142C">
        <w:t xml:space="preserve"> composition to ensure that mixdown takes place without too much aggravation. </w:t>
      </w:r>
      <w:r w:rsidR="00DC7AB8" w:rsidRPr="003F142C">
        <w:t>Luckily, with a MIDI composition workflow</w:t>
      </w:r>
      <w:ins w:id="52" w:author="ADMIN" w:date="2026-03-31T17:54:00Z">
        <w:r w:rsidR="00A322F6">
          <w:t>, we</w:t>
        </w:r>
      </w:ins>
      <w:del w:id="53" w:author="ADMIN" w:date="2026-03-31T17:54:00Z">
        <w:r w:rsidR="00DC7AB8" w:rsidRPr="003F142C" w:rsidDel="00A322F6">
          <w:delText xml:space="preserve"> </w:delText>
        </w:r>
      </w:del>
      <w:r w:rsidR="00DC7AB8" w:rsidRPr="003F142C">
        <w:t>have the option to improve or switch out the instruments at any point.</w:t>
      </w:r>
      <w:r w:rsidR="00E926BD" w:rsidRPr="003F142C">
        <w:t xml:space="preserve"> </w:t>
      </w:r>
      <w:r w:rsidR="00B901E3" w:rsidRPr="003F142C">
        <w:t>The</w:t>
      </w:r>
      <w:r w:rsidR="00DC7AB8" w:rsidRPr="003F142C">
        <w:t>re’s an</w:t>
      </w:r>
      <w:r w:rsidR="00B901E3" w:rsidRPr="003F142C">
        <w:t xml:space="preserve"> antiquated maxim of ‘fix</w:t>
      </w:r>
      <w:r w:rsidR="00DC7AB8" w:rsidRPr="003F142C">
        <w:t>ing</w:t>
      </w:r>
      <w:r w:rsidR="00B901E3" w:rsidRPr="003F142C">
        <w:t xml:space="preserve"> it in the mix’</w:t>
      </w:r>
      <w:r w:rsidR="00DC7AB8" w:rsidRPr="003F142C">
        <w:t xml:space="preserve"> that</w:t>
      </w:r>
      <w:r w:rsidR="00B901E3" w:rsidRPr="003F142C">
        <w:t xml:space="preserve"> shouldn’t really feature as a cornerstone of anyone’s production </w:t>
      </w:r>
      <w:r w:rsidR="00DC7AB8" w:rsidRPr="003F142C">
        <w:t>workflow</w:t>
      </w:r>
      <w:r w:rsidR="00B901E3" w:rsidRPr="003F142C">
        <w:t>. Instead, we can aid our mixing by</w:t>
      </w:r>
      <w:r w:rsidR="00DC7AB8" w:rsidRPr="003F142C">
        <w:t>:</w:t>
      </w:r>
    </w:p>
    <w:p w14:paraId="6ECF02B2" w14:textId="77777777" w:rsidR="00D91908" w:rsidRPr="003F142C" w:rsidRDefault="00DC7AB8" w:rsidP="00D91908">
      <w:pPr>
        <w:pStyle w:val="BulletList1"/>
      </w:pPr>
      <w:r w:rsidRPr="003F142C">
        <w:t>C</w:t>
      </w:r>
      <w:r w:rsidR="00B901E3" w:rsidRPr="003F142C">
        <w:t>urating and choosing our sounds wisely</w:t>
      </w:r>
      <w:r w:rsidR="00C31AC6" w:rsidRPr="003F142C">
        <w:t xml:space="preserve">, </w:t>
      </w:r>
      <w:r w:rsidRPr="003F142C">
        <w:t xml:space="preserve">employing solid recording techniques and </w:t>
      </w:r>
      <w:r w:rsidR="00E926BD" w:rsidRPr="003F142C">
        <w:t>maintaining</w:t>
      </w:r>
      <w:r w:rsidR="00B901E3" w:rsidRPr="003F142C">
        <w:t xml:space="preserve"> a good </w:t>
      </w:r>
      <w:r w:rsidRPr="003F142C">
        <w:t xml:space="preserve">sound </w:t>
      </w:r>
      <w:r w:rsidR="00B901E3" w:rsidRPr="003F142C">
        <w:t>library</w:t>
      </w:r>
    </w:p>
    <w:p w14:paraId="45861157" w14:textId="77777777" w:rsidR="00D91908" w:rsidRPr="003F142C" w:rsidRDefault="00DC7AB8" w:rsidP="00D91908">
      <w:pPr>
        <w:pStyle w:val="BulletList1"/>
      </w:pPr>
      <w:r w:rsidRPr="003F142C">
        <w:t>Using</w:t>
      </w:r>
      <w:r w:rsidR="00B901E3" w:rsidRPr="003F142C">
        <w:t xml:space="preserve"> layering techniques</w:t>
      </w:r>
      <w:r w:rsidRPr="003F142C">
        <w:t xml:space="preserve">, pitch </w:t>
      </w:r>
      <w:r w:rsidR="00B901E3" w:rsidRPr="003F142C">
        <w:t>tuning</w:t>
      </w:r>
      <w:r w:rsidRPr="003F142C">
        <w:t>, filtering</w:t>
      </w:r>
      <w:r w:rsidR="00B901E3" w:rsidRPr="003F142C">
        <w:t xml:space="preserve"> and </w:t>
      </w:r>
      <w:r w:rsidRPr="003F142C">
        <w:t xml:space="preserve">envelope </w:t>
      </w:r>
      <w:r w:rsidR="00B901E3" w:rsidRPr="003F142C">
        <w:t>tweaking at the instrument stage</w:t>
      </w:r>
    </w:p>
    <w:p w14:paraId="32FA3EAB" w14:textId="77777777" w:rsidR="00D91908" w:rsidRPr="003F142C" w:rsidRDefault="00DC7AB8" w:rsidP="00D91908">
      <w:pPr>
        <w:pStyle w:val="BulletList1"/>
      </w:pPr>
      <w:r w:rsidRPr="003F142C">
        <w:t>S</w:t>
      </w:r>
      <w:r w:rsidR="00B901E3" w:rsidRPr="003F142C">
        <w:t>eparat</w:t>
      </w:r>
      <w:r w:rsidRPr="003F142C">
        <w:t>ing</w:t>
      </w:r>
      <w:r w:rsidR="00B901E3" w:rsidRPr="003F142C">
        <w:t xml:space="preserve"> sounds withi</w:t>
      </w:r>
      <w:bookmarkStart w:id="54" w:name="_GoBack"/>
      <w:bookmarkEnd w:id="54"/>
      <w:r w:rsidR="00B901E3" w:rsidRPr="003F142C">
        <w:t xml:space="preserve">n the composition by giving them space </w:t>
      </w:r>
      <w:r w:rsidRPr="003F142C">
        <w:t>in time (</w:t>
      </w:r>
      <w:r w:rsidR="00B901E3" w:rsidRPr="003F142C">
        <w:t>room to breathe) and also spreading them across the frequency range</w:t>
      </w:r>
    </w:p>
    <w:sectPr w:rsidR="00D91908" w:rsidRPr="003F142C" w:rsidSect="00E711AE">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A7993C" w14:textId="77777777" w:rsidR="001F6729" w:rsidRDefault="001F6729" w:rsidP="00E244D3">
      <w:r>
        <w:separator/>
      </w:r>
    </w:p>
  </w:endnote>
  <w:endnote w:type="continuationSeparator" w:id="0">
    <w:p w14:paraId="68D0FF5F" w14:textId="77777777" w:rsidR="001F6729" w:rsidRDefault="001F6729" w:rsidP="00E2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Forte">
    <w:panose1 w:val="0306090204050207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ill Sans Bold">
    <w:altName w:val="Times New Roman"/>
    <w:charset w:val="00"/>
    <w:family w:val="auto"/>
    <w:pitch w:val="variable"/>
    <w:sig w:usb0="80000267" w:usb1="00000000" w:usb2="00000000" w:usb3="00000000" w:csb0="000001F7" w:csb1="00000000"/>
  </w:font>
  <w:font w:name="Palatino">
    <w:altName w:val="Book Antiqua"/>
    <w:charset w:val="00"/>
    <w:family w:val="auto"/>
    <w:pitch w:val="variable"/>
    <w:sig w:usb0="800000AF" w:usb1="4000004A" w:usb2="00000000" w:usb3="00000000" w:csb0="0000001B" w:csb1="00000000"/>
  </w:font>
  <w:font w:name="Gallaudet">
    <w:altName w:val="Calibri"/>
    <w:charset w:val="00"/>
    <w:family w:val="auto"/>
    <w:pitch w:val="variable"/>
    <w:sig w:usb0="00000003" w:usb1="00000000" w:usb2="00000000" w:usb3="00000000" w:csb0="00000001" w:csb1="00000000"/>
  </w:font>
  <w:font w:name="Coptic">
    <w:altName w:val="Courier New"/>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OptimaLTStd-Bold">
    <w:altName w:val="Calibri"/>
    <w:panose1 w:val="00000000000000000000"/>
    <w:charset w:val="4D"/>
    <w:family w:val="auto"/>
    <w:notTrueType/>
    <w:pitch w:val="default"/>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Narrow-Bold">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F5C758" w14:textId="77777777" w:rsidR="001F6729" w:rsidRDefault="001F6729" w:rsidP="00E244D3">
      <w:r>
        <w:separator/>
      </w:r>
    </w:p>
  </w:footnote>
  <w:footnote w:type="continuationSeparator" w:id="0">
    <w:p w14:paraId="3B9BF235" w14:textId="77777777" w:rsidR="001F6729" w:rsidRDefault="001F6729" w:rsidP="00E244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2E0E6F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782111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C5A6AC6"/>
    <w:lvl w:ilvl="0">
      <w:start w:val="1"/>
      <w:numFmt w:val="decimal"/>
      <w:pStyle w:val="ListNumber3"/>
      <w:lvlText w:val="%1."/>
      <w:lvlJc w:val="left"/>
      <w:pPr>
        <w:tabs>
          <w:tab w:val="num" w:pos="926"/>
        </w:tabs>
        <w:ind w:left="926" w:hanging="360"/>
      </w:pPr>
    </w:lvl>
  </w:abstractNum>
  <w:abstractNum w:abstractNumId="3">
    <w:nsid w:val="FFFFFF7F"/>
    <w:multiLevelType w:val="singleLevel"/>
    <w:tmpl w:val="963E3B00"/>
    <w:lvl w:ilvl="0">
      <w:start w:val="1"/>
      <w:numFmt w:val="decimal"/>
      <w:pStyle w:val="ListNumber2"/>
      <w:lvlText w:val="%1."/>
      <w:lvlJc w:val="left"/>
      <w:pPr>
        <w:tabs>
          <w:tab w:val="num" w:pos="643"/>
        </w:tabs>
        <w:ind w:left="643" w:hanging="360"/>
      </w:pPr>
    </w:lvl>
  </w:abstractNum>
  <w:abstractNum w:abstractNumId="4">
    <w:nsid w:val="FFFFFF80"/>
    <w:multiLevelType w:val="singleLevel"/>
    <w:tmpl w:val="0A0CC91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612594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718F74C"/>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19900FD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E0AD244"/>
    <w:lvl w:ilvl="0">
      <w:start w:val="1"/>
      <w:numFmt w:val="decimal"/>
      <w:pStyle w:val="ListNumber"/>
      <w:lvlText w:val="%1."/>
      <w:lvlJc w:val="left"/>
      <w:pPr>
        <w:tabs>
          <w:tab w:val="num" w:pos="360"/>
        </w:tabs>
        <w:ind w:left="360" w:hanging="360"/>
      </w:pPr>
    </w:lvl>
  </w:abstractNum>
  <w:abstractNum w:abstractNumId="9">
    <w:nsid w:val="FFFFFF89"/>
    <w:multiLevelType w:val="singleLevel"/>
    <w:tmpl w:val="8E04CDC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4E5091"/>
    <w:multiLevelType w:val="hybridMultilevel"/>
    <w:tmpl w:val="41F23F7C"/>
    <w:lvl w:ilvl="0" w:tplc="4EDC9C9E">
      <w:start w:val="1"/>
      <w:numFmt w:val="lowerLetter"/>
      <w:pStyle w:val="ProblemLcAlphaList3"/>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009E5889"/>
    <w:multiLevelType w:val="hybridMultilevel"/>
    <w:tmpl w:val="9818537C"/>
    <w:lvl w:ilvl="0" w:tplc="50B4A060">
      <w:start w:val="1"/>
      <w:numFmt w:val="lowerLetter"/>
      <w:pStyle w:val="Abstract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00E16C0D"/>
    <w:multiLevelType w:val="hybridMultilevel"/>
    <w:tmpl w:val="CB0E707C"/>
    <w:lvl w:ilvl="0" w:tplc="BC385D6C">
      <w:start w:val="1"/>
      <w:numFmt w:val="lowerLetter"/>
      <w:pStyle w:val="Lc-AlphaList3"/>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1444277"/>
    <w:multiLevelType w:val="hybridMultilevel"/>
    <w:tmpl w:val="EB2A70E0"/>
    <w:lvl w:ilvl="0" w:tplc="C43CCB9A">
      <w:start w:val="1"/>
      <w:numFmt w:val="bullet"/>
      <w:pStyle w:val="BulletList8"/>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1985A62"/>
    <w:multiLevelType w:val="hybridMultilevel"/>
    <w:tmpl w:val="377A9C62"/>
    <w:lvl w:ilvl="0" w:tplc="480A3AF4">
      <w:start w:val="1"/>
      <w:numFmt w:val="bullet"/>
      <w:pStyle w:val="Box6-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2342A62"/>
    <w:multiLevelType w:val="hybridMultilevel"/>
    <w:tmpl w:val="19C2776C"/>
    <w:lvl w:ilvl="0" w:tplc="D9C4BEF2">
      <w:start w:val="1"/>
      <w:numFmt w:val="decimal"/>
      <w:pStyle w:val="Box1-eXtract-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029E1004"/>
    <w:multiLevelType w:val="hybridMultilevel"/>
    <w:tmpl w:val="237E12CA"/>
    <w:lvl w:ilvl="0" w:tplc="E9B2F5C4">
      <w:start w:val="1"/>
      <w:numFmt w:val="upperRoman"/>
      <w:pStyle w:val="BlurbUc-RomanList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032B2762"/>
    <w:multiLevelType w:val="hybridMultilevel"/>
    <w:tmpl w:val="FF54C75C"/>
    <w:lvl w:ilvl="0" w:tplc="9C62EB9A">
      <w:start w:val="1"/>
      <w:numFmt w:val="lowerRoman"/>
      <w:pStyle w:val="Lc-RomanList4"/>
      <w:lvlText w:val="%1."/>
      <w:lvlJc w:val="right"/>
      <w:pPr>
        <w:ind w:left="14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3D9419E"/>
    <w:multiLevelType w:val="hybridMultilevel"/>
    <w:tmpl w:val="35F8B7C0"/>
    <w:lvl w:ilvl="0" w:tplc="DF346C80">
      <w:start w:val="1"/>
      <w:numFmt w:val="bullet"/>
      <w:pStyle w:val="TickBulletList2"/>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046C55D6"/>
    <w:multiLevelType w:val="hybridMultilevel"/>
    <w:tmpl w:val="568EFF9E"/>
    <w:lvl w:ilvl="0" w:tplc="ECC49914">
      <w:start w:val="1"/>
      <w:numFmt w:val="upperRoman"/>
      <w:pStyle w:val="Uc-RomanList3"/>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nsid w:val="059B2A93"/>
    <w:multiLevelType w:val="hybridMultilevel"/>
    <w:tmpl w:val="162C079A"/>
    <w:lvl w:ilvl="0" w:tplc="02D4F748">
      <w:start w:val="1"/>
      <w:numFmt w:val="bullet"/>
      <w:pStyle w:val="BulletList9"/>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5B77D01"/>
    <w:multiLevelType w:val="hybridMultilevel"/>
    <w:tmpl w:val="B3D6CA24"/>
    <w:lvl w:ilvl="0" w:tplc="29785610">
      <w:start w:val="1"/>
      <w:numFmt w:val="decimal"/>
      <w:pStyle w:val="Enunciation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05ED172F"/>
    <w:multiLevelType w:val="hybridMultilevel"/>
    <w:tmpl w:val="739491F4"/>
    <w:lvl w:ilvl="0" w:tplc="A77A7B30">
      <w:start w:val="1"/>
      <w:numFmt w:val="lowerLetter"/>
      <w:pStyle w:val="Lc-AlphaList1"/>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60A6EA5"/>
    <w:multiLevelType w:val="multilevel"/>
    <w:tmpl w:val="4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07CF34BB"/>
    <w:multiLevelType w:val="hybridMultilevel"/>
    <w:tmpl w:val="657227D0"/>
    <w:lvl w:ilvl="0" w:tplc="7318F35E">
      <w:start w:val="1"/>
      <w:numFmt w:val="bullet"/>
      <w:pStyle w:val="BibReference-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085E365A"/>
    <w:multiLevelType w:val="hybridMultilevel"/>
    <w:tmpl w:val="AE045BF0"/>
    <w:lvl w:ilvl="0" w:tplc="5FE425A8">
      <w:start w:val="1"/>
      <w:numFmt w:val="lowerRoman"/>
      <w:pStyle w:val="Lc-RomanList3"/>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8F97622"/>
    <w:multiLevelType w:val="hybridMultilevel"/>
    <w:tmpl w:val="C84A4F0C"/>
    <w:lvl w:ilvl="0" w:tplc="124A1092">
      <w:start w:val="1"/>
      <w:numFmt w:val="decimal"/>
      <w:pStyle w:val="QuestionN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09D56331"/>
    <w:multiLevelType w:val="hybridMultilevel"/>
    <w:tmpl w:val="3C86357E"/>
    <w:lvl w:ilvl="0" w:tplc="C7767C10">
      <w:start w:val="1"/>
      <w:numFmt w:val="lowerLetter"/>
      <w:pStyle w:val="CaseStudy-Lc-Alphalist3"/>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nsid w:val="0B6728D4"/>
    <w:multiLevelType w:val="hybridMultilevel"/>
    <w:tmpl w:val="1E923B1E"/>
    <w:lvl w:ilvl="0" w:tplc="24C04C2E">
      <w:start w:val="1"/>
      <w:numFmt w:val="bullet"/>
      <w:pStyle w:val="QuestionBL2"/>
      <w:lvlText w:val=""/>
      <w:lvlJc w:val="left"/>
      <w:pPr>
        <w:ind w:left="720" w:hanging="360"/>
      </w:pPr>
      <w:rPr>
        <w:rFonts w:ascii="Symbol" w:hAnsi="Symbol" w:hint="default"/>
        <w:color w:val="FF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BF024B2"/>
    <w:multiLevelType w:val="hybridMultilevel"/>
    <w:tmpl w:val="EFFEA222"/>
    <w:lvl w:ilvl="0" w:tplc="DAA20B9E">
      <w:start w:val="1"/>
      <w:numFmt w:val="bullet"/>
      <w:pStyle w:val="CrossBulletList2"/>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0D00762C"/>
    <w:multiLevelType w:val="hybridMultilevel"/>
    <w:tmpl w:val="89D409BC"/>
    <w:lvl w:ilvl="0" w:tplc="2216FF6A">
      <w:start w:val="1"/>
      <w:numFmt w:val="decimal"/>
      <w:pStyle w:val="Box4-NL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0D110487"/>
    <w:multiLevelType w:val="hybridMultilevel"/>
    <w:tmpl w:val="B664D074"/>
    <w:lvl w:ilvl="0" w:tplc="7A8A9718">
      <w:start w:val="1"/>
      <w:numFmt w:val="lowerRoman"/>
      <w:pStyle w:val="CaseStudy-LcRomanList4"/>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0D1E64D2"/>
    <w:multiLevelType w:val="hybridMultilevel"/>
    <w:tmpl w:val="3FD6656E"/>
    <w:lvl w:ilvl="0" w:tplc="763C75DC">
      <w:start w:val="1"/>
      <w:numFmt w:val="bullet"/>
      <w:pStyle w:val="BodyBulletTxt1"/>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DF060C8"/>
    <w:multiLevelType w:val="hybridMultilevel"/>
    <w:tmpl w:val="31BC6ED2"/>
    <w:lvl w:ilvl="0" w:tplc="BAF0FBD8">
      <w:start w:val="1"/>
      <w:numFmt w:val="bullet"/>
      <w:pStyle w:val="FN-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0E5506EB"/>
    <w:multiLevelType w:val="hybridMultilevel"/>
    <w:tmpl w:val="1592F7C6"/>
    <w:lvl w:ilvl="0" w:tplc="38FEB974">
      <w:start w:val="1"/>
      <w:numFmt w:val="decimal"/>
      <w:pStyle w:val="ExampleTableNumberList2"/>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nsid w:val="0ED24445"/>
    <w:multiLevelType w:val="hybridMultilevel"/>
    <w:tmpl w:val="B2B8AFFC"/>
    <w:lvl w:ilvl="0" w:tplc="211CADA4">
      <w:start w:val="1"/>
      <w:numFmt w:val="decimal"/>
      <w:pStyle w:val="Abstract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0F0B4160"/>
    <w:multiLevelType w:val="hybridMultilevel"/>
    <w:tmpl w:val="49DE1C70"/>
    <w:lvl w:ilvl="0" w:tplc="AADE95B2">
      <w:start w:val="1"/>
      <w:numFmt w:val="bullet"/>
      <w:pStyle w:val="BulletList5"/>
      <w:lvlText w:val="•"/>
      <w:lvlJc w:val="left"/>
      <w:pPr>
        <w:ind w:left="1800" w:hanging="360"/>
      </w:pPr>
      <w:rPr>
        <w:rFonts w:ascii="Times New Roman" w:hAnsi="Times New Roman"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F8E7EA7"/>
    <w:multiLevelType w:val="hybridMultilevel"/>
    <w:tmpl w:val="31C0F4FC"/>
    <w:lvl w:ilvl="0" w:tplc="E72C2B6C">
      <w:start w:val="1"/>
      <w:numFmt w:val="lowerRoman"/>
      <w:pStyle w:val="Box1-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0F915DD5"/>
    <w:multiLevelType w:val="multilevel"/>
    <w:tmpl w:val="5E821B5A"/>
    <w:lvl w:ilvl="0">
      <w:start w:val="1"/>
      <w:numFmt w:val="upperRoman"/>
      <w:pStyle w:val="Uc-RomanList1"/>
      <w:lvlText w:val="%1."/>
      <w:lvlJc w:val="left"/>
      <w:pPr>
        <w:ind w:left="357" w:hanging="357"/>
      </w:pPr>
      <w:rPr>
        <w:rFonts w:hint="default"/>
      </w:rPr>
    </w:lvl>
    <w:lvl w:ilvl="1">
      <w:start w:val="1"/>
      <w:numFmt w:val="upperLetter"/>
      <w:pStyle w:val="Uc-AlphaList2"/>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bullet"/>
      <w:lvlText w:val=""/>
      <w:lvlJc w:val="left"/>
      <w:pPr>
        <w:ind w:left="1428" w:hanging="357"/>
      </w:pPr>
      <w:rPr>
        <w:rFonts w:ascii="Symbol" w:hAnsi="Symbol" w:hint="default"/>
        <w:color w:val="008080"/>
      </w:rPr>
    </w:lvl>
    <w:lvl w:ilvl="4">
      <w:start w:val="1"/>
      <w:numFmt w:val="lowerLetter"/>
      <w:lvlRestart w:val="0"/>
      <w:lvlText w:val="(%5)"/>
      <w:lvlJc w:val="left"/>
      <w:pPr>
        <w:ind w:left="1785" w:hanging="357"/>
      </w:pPr>
      <w:rPr>
        <w:rFonts w:hint="default"/>
      </w:rPr>
    </w:lvl>
    <w:lvl w:ilvl="5">
      <w:start w:val="1"/>
      <w:numFmt w:val="bullet"/>
      <w:lvlText w:val=""/>
      <w:lvlJc w:val="left"/>
      <w:pPr>
        <w:ind w:left="2142" w:hanging="357"/>
      </w:pPr>
      <w:rPr>
        <w:rFonts w:ascii="Symbol" w:hAnsi="Symbol" w:hint="default"/>
        <w:color w:val="FF0066"/>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9">
    <w:nsid w:val="10065B3E"/>
    <w:multiLevelType w:val="hybridMultilevel"/>
    <w:tmpl w:val="538A6AA0"/>
    <w:lvl w:ilvl="0" w:tplc="92F44122">
      <w:start w:val="1"/>
      <w:numFmt w:val="lowerRoman"/>
      <w:pStyle w:val="CaseStudy-LcRomanList3"/>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10787236"/>
    <w:multiLevelType w:val="hybridMultilevel"/>
    <w:tmpl w:val="802EEEF6"/>
    <w:lvl w:ilvl="0" w:tplc="9BA6C214">
      <w:start w:val="1"/>
      <w:numFmt w:val="lowerLetter"/>
      <w:pStyle w:val="Abstract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10971CA5"/>
    <w:multiLevelType w:val="hybridMultilevel"/>
    <w:tmpl w:val="F9168D60"/>
    <w:lvl w:ilvl="0" w:tplc="02DA9CA8">
      <w:start w:val="1"/>
      <w:numFmt w:val="decimal"/>
      <w:pStyle w:val="Box3-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10F236D8"/>
    <w:multiLevelType w:val="hybridMultilevel"/>
    <w:tmpl w:val="647AFEC4"/>
    <w:lvl w:ilvl="0" w:tplc="D7D6EE3C">
      <w:start w:val="1"/>
      <w:numFmt w:val="lowerLetter"/>
      <w:pStyle w:val="CaseStudy-TableLc-AlphaList2"/>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nsid w:val="118D7CF9"/>
    <w:multiLevelType w:val="hybridMultilevel"/>
    <w:tmpl w:val="4658306E"/>
    <w:lvl w:ilvl="0" w:tplc="B6345804">
      <w:start w:val="1"/>
      <w:numFmt w:val="upperLetter"/>
      <w:pStyle w:val="CaseStudy-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11E825B8"/>
    <w:multiLevelType w:val="hybridMultilevel"/>
    <w:tmpl w:val="7E6A1B40"/>
    <w:lvl w:ilvl="0" w:tplc="547C8C70">
      <w:start w:val="1"/>
      <w:numFmt w:val="lowerLetter"/>
      <w:pStyle w:val="Box2-LCAlpha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nsid w:val="12F7312B"/>
    <w:multiLevelType w:val="hybridMultilevel"/>
    <w:tmpl w:val="1C0C7514"/>
    <w:lvl w:ilvl="0" w:tplc="7534D552">
      <w:start w:val="1"/>
      <w:numFmt w:val="decimal"/>
      <w:pStyle w:val="Intro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1358426C"/>
    <w:multiLevelType w:val="hybridMultilevel"/>
    <w:tmpl w:val="B9EAF2E4"/>
    <w:lvl w:ilvl="0" w:tplc="55B8EED6">
      <w:start w:val="1"/>
      <w:numFmt w:val="lowerRoman"/>
      <w:pStyle w:val="SummaryLc-RomanList3"/>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137B0837"/>
    <w:multiLevelType w:val="hybridMultilevel"/>
    <w:tmpl w:val="0D2EF7C4"/>
    <w:lvl w:ilvl="0" w:tplc="C6A41176">
      <w:start w:val="1"/>
      <w:numFmt w:val="decimal"/>
      <w:pStyle w:val="FN-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13997AE9"/>
    <w:multiLevelType w:val="hybridMultilevel"/>
    <w:tmpl w:val="4232F062"/>
    <w:lvl w:ilvl="0" w:tplc="71148E78">
      <w:start w:val="1"/>
      <w:numFmt w:val="bullet"/>
      <w:pStyle w:val="AbstractBulletLis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1474633C"/>
    <w:multiLevelType w:val="hybridMultilevel"/>
    <w:tmpl w:val="734A4864"/>
    <w:lvl w:ilvl="0" w:tplc="4A922184">
      <w:start w:val="1"/>
      <w:numFmt w:val="upperRoman"/>
      <w:pStyle w:val="Uc-RomanList5"/>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0">
    <w:nsid w:val="1678303A"/>
    <w:multiLevelType w:val="hybridMultilevel"/>
    <w:tmpl w:val="B30C7324"/>
    <w:lvl w:ilvl="0" w:tplc="733095B4">
      <w:start w:val="1"/>
      <w:numFmt w:val="upperLetter"/>
      <w:pStyle w:val="Uc-AlphaList4"/>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16F14CDC"/>
    <w:multiLevelType w:val="hybridMultilevel"/>
    <w:tmpl w:val="7868CDAA"/>
    <w:lvl w:ilvl="0" w:tplc="9DDA375A">
      <w:start w:val="1"/>
      <w:numFmt w:val="upperRoman"/>
      <w:pStyle w:val="Table-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nsid w:val="174021B5"/>
    <w:multiLevelType w:val="hybridMultilevel"/>
    <w:tmpl w:val="87FA0B8E"/>
    <w:lvl w:ilvl="0" w:tplc="93E8A3AA">
      <w:start w:val="1"/>
      <w:numFmt w:val="upperLetter"/>
      <w:pStyle w:val="Box2-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176C34C4"/>
    <w:multiLevelType w:val="hybridMultilevel"/>
    <w:tmpl w:val="057A7D98"/>
    <w:lvl w:ilvl="0" w:tplc="96DE3420">
      <w:start w:val="1"/>
      <w:numFmt w:val="lowerRoman"/>
      <w:pStyle w:val="Casestudy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17AE1458"/>
    <w:multiLevelType w:val="hybridMultilevel"/>
    <w:tmpl w:val="9566D74E"/>
    <w:lvl w:ilvl="0" w:tplc="580639CE">
      <w:start w:val="1"/>
      <w:numFmt w:val="bullet"/>
      <w:pStyle w:val="Box1-eXtract-BL1"/>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nsid w:val="18791C21"/>
    <w:multiLevelType w:val="hybridMultilevel"/>
    <w:tmpl w:val="8F44C260"/>
    <w:lvl w:ilvl="0" w:tplc="0EBC96B6">
      <w:start w:val="1"/>
      <w:numFmt w:val="decimal"/>
      <w:pStyle w:val="ExampleLearnObj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196731AB"/>
    <w:multiLevelType w:val="hybridMultilevel"/>
    <w:tmpl w:val="3244A8C8"/>
    <w:lvl w:ilvl="0" w:tplc="BE38118A">
      <w:start w:val="1"/>
      <w:numFmt w:val="lowerRoman"/>
      <w:pStyle w:val="ProblemLcRomanList3"/>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19691711"/>
    <w:multiLevelType w:val="hybridMultilevel"/>
    <w:tmpl w:val="2B2EDCE0"/>
    <w:lvl w:ilvl="0" w:tplc="1CFC36B6">
      <w:start w:val="1"/>
      <w:numFmt w:val="bullet"/>
      <w:pStyle w:val="DingbatList6"/>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19D24A20"/>
    <w:multiLevelType w:val="hybridMultilevel"/>
    <w:tmpl w:val="C1D69F6C"/>
    <w:lvl w:ilvl="0" w:tplc="4940A21A">
      <w:start w:val="1"/>
      <w:numFmt w:val="upperRoman"/>
      <w:pStyle w:val="ExampleUc-RomanList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nsid w:val="1A2E066A"/>
    <w:multiLevelType w:val="hybridMultilevel"/>
    <w:tmpl w:val="DDD8530A"/>
    <w:lvl w:ilvl="0" w:tplc="0CC8D4EA">
      <w:start w:val="1"/>
      <w:numFmt w:val="decimal"/>
      <w:pStyle w:val="ProblemNL2"/>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nsid w:val="1AE33836"/>
    <w:multiLevelType w:val="hybridMultilevel"/>
    <w:tmpl w:val="7BE8D716"/>
    <w:lvl w:ilvl="0" w:tplc="0210727A">
      <w:start w:val="1"/>
      <w:numFmt w:val="lowerLetter"/>
      <w:pStyle w:val="ExampleLcTable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nsid w:val="1AF43A6D"/>
    <w:multiLevelType w:val="hybridMultilevel"/>
    <w:tmpl w:val="3E02324C"/>
    <w:lvl w:ilvl="0" w:tplc="75ACB250">
      <w:start w:val="1"/>
      <w:numFmt w:val="bullet"/>
      <w:pStyle w:val="TableFootnote-BL1"/>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nsid w:val="1B1A7A98"/>
    <w:multiLevelType w:val="hybridMultilevel"/>
    <w:tmpl w:val="BA804260"/>
    <w:lvl w:ilvl="0" w:tplc="FD64A4EA">
      <w:start w:val="1"/>
      <w:numFmt w:val="bullet"/>
      <w:pStyle w:val="FN-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nsid w:val="1BBB1168"/>
    <w:multiLevelType w:val="hybridMultilevel"/>
    <w:tmpl w:val="D1A4205A"/>
    <w:lvl w:ilvl="0" w:tplc="82E897C8">
      <w:start w:val="1"/>
      <w:numFmt w:val="decimal"/>
      <w:pStyle w:val="CaseStudy-NL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nsid w:val="1C202248"/>
    <w:multiLevelType w:val="hybridMultilevel"/>
    <w:tmpl w:val="B31E1822"/>
    <w:lvl w:ilvl="0" w:tplc="C42C5312">
      <w:start w:val="1"/>
      <w:numFmt w:val="decimal"/>
      <w:pStyle w:val="Summary-NL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nsid w:val="1C785DEB"/>
    <w:multiLevelType w:val="hybridMultilevel"/>
    <w:tmpl w:val="9D042858"/>
    <w:lvl w:ilvl="0" w:tplc="CD9C62F2">
      <w:start w:val="1"/>
      <w:numFmt w:val="lowerRoman"/>
      <w:pStyle w:val="CaseStudy-LcRomanList2"/>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6">
    <w:nsid w:val="1D3104FC"/>
    <w:multiLevelType w:val="hybridMultilevel"/>
    <w:tmpl w:val="6E76FD76"/>
    <w:lvl w:ilvl="0" w:tplc="1F48877A">
      <w:start w:val="1"/>
      <w:numFmt w:val="upperLetter"/>
      <w:pStyle w:val="Table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nsid w:val="1DA7516A"/>
    <w:multiLevelType w:val="hybridMultilevel"/>
    <w:tmpl w:val="27D0BFE6"/>
    <w:lvl w:ilvl="0" w:tplc="F95E0DCA">
      <w:start w:val="1"/>
      <w:numFmt w:val="bullet"/>
      <w:pStyle w:val="Intro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1DE063D2"/>
    <w:multiLevelType w:val="hybridMultilevel"/>
    <w:tmpl w:val="85EE81A4"/>
    <w:lvl w:ilvl="0" w:tplc="DD9EBB54">
      <w:start w:val="1"/>
      <w:numFmt w:val="bullet"/>
      <w:pStyle w:val="Dialog-BL2"/>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nsid w:val="1E4E3BFD"/>
    <w:multiLevelType w:val="hybridMultilevel"/>
    <w:tmpl w:val="1B20156C"/>
    <w:lvl w:ilvl="0" w:tplc="2426369E">
      <w:start w:val="1"/>
      <w:numFmt w:val="decimal"/>
      <w:pStyle w:val="NumberList1"/>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0260057"/>
    <w:multiLevelType w:val="hybridMultilevel"/>
    <w:tmpl w:val="633A05B2"/>
    <w:lvl w:ilvl="0" w:tplc="B4B4D7D2">
      <w:start w:val="1"/>
      <w:numFmt w:val="decimal"/>
      <w:pStyle w:val="Box1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nsid w:val="202A303E"/>
    <w:multiLevelType w:val="hybridMultilevel"/>
    <w:tmpl w:val="0B369128"/>
    <w:lvl w:ilvl="0" w:tplc="AF1EBDF6">
      <w:start w:val="1"/>
      <w:numFmt w:val="bullet"/>
      <w:pStyle w:val="CaseStudy-BL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nsid w:val="20342FBB"/>
    <w:multiLevelType w:val="hybridMultilevel"/>
    <w:tmpl w:val="AB3C9A48"/>
    <w:lvl w:ilvl="0" w:tplc="42DC4536">
      <w:start w:val="1"/>
      <w:numFmt w:val="decimal"/>
      <w:pStyle w:val="EN-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20481B3F"/>
    <w:multiLevelType w:val="hybridMultilevel"/>
    <w:tmpl w:val="799846A2"/>
    <w:lvl w:ilvl="0" w:tplc="0024D078">
      <w:start w:val="1"/>
      <w:numFmt w:val="bullet"/>
      <w:pStyle w:val="CaseStudy-BL3"/>
      <w:lvlText w:val="•"/>
      <w:lvlJc w:val="left"/>
      <w:rPr>
        <w:rFonts w:ascii="Times New Roman" w:hAnsi="Times New Roman" w:cs="Times New Roman" w:hint="default"/>
        <w:color w:val="538135"/>
        <w:sz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nsid w:val="21961E24"/>
    <w:multiLevelType w:val="hybridMultilevel"/>
    <w:tmpl w:val="293062F4"/>
    <w:lvl w:ilvl="0" w:tplc="3022F158">
      <w:start w:val="1"/>
      <w:numFmt w:val="bullet"/>
      <w:pStyle w:val="BodyBulletTxt3"/>
      <w:lvlText w:val=""/>
      <w:lvlJc w:val="left"/>
      <w:pPr>
        <w:ind w:left="-3606" w:hanging="360"/>
      </w:pPr>
      <w:rPr>
        <w:rFonts w:ascii="Symbol" w:hAnsi="Symbol" w:hint="default"/>
        <w:color w:val="auto"/>
      </w:rPr>
    </w:lvl>
    <w:lvl w:ilvl="1" w:tplc="04090003" w:tentative="1">
      <w:start w:val="1"/>
      <w:numFmt w:val="bullet"/>
      <w:lvlText w:val="o"/>
      <w:lvlJc w:val="left"/>
      <w:pPr>
        <w:ind w:left="-288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1446" w:hanging="360"/>
      </w:pPr>
      <w:rPr>
        <w:rFonts w:ascii="Symbol" w:hAnsi="Symbol" w:hint="default"/>
      </w:rPr>
    </w:lvl>
    <w:lvl w:ilvl="4" w:tplc="04090003" w:tentative="1">
      <w:start w:val="1"/>
      <w:numFmt w:val="bullet"/>
      <w:lvlText w:val="o"/>
      <w:lvlJc w:val="left"/>
      <w:pPr>
        <w:ind w:left="-726" w:hanging="360"/>
      </w:pPr>
      <w:rPr>
        <w:rFonts w:ascii="Courier New" w:hAnsi="Courier New" w:cs="Courier New" w:hint="default"/>
      </w:rPr>
    </w:lvl>
    <w:lvl w:ilvl="5" w:tplc="04090005" w:tentative="1">
      <w:start w:val="1"/>
      <w:numFmt w:val="bullet"/>
      <w:lvlText w:val=""/>
      <w:lvlJc w:val="left"/>
      <w:pPr>
        <w:ind w:left="-6" w:hanging="360"/>
      </w:pPr>
      <w:rPr>
        <w:rFonts w:ascii="Wingdings" w:hAnsi="Wingdings" w:hint="default"/>
      </w:rPr>
    </w:lvl>
    <w:lvl w:ilvl="6" w:tplc="04090001" w:tentative="1">
      <w:start w:val="1"/>
      <w:numFmt w:val="bullet"/>
      <w:lvlText w:val=""/>
      <w:lvlJc w:val="left"/>
      <w:pPr>
        <w:ind w:left="714" w:hanging="360"/>
      </w:pPr>
      <w:rPr>
        <w:rFonts w:ascii="Symbol" w:hAnsi="Symbol" w:hint="default"/>
      </w:rPr>
    </w:lvl>
    <w:lvl w:ilvl="7" w:tplc="04090003" w:tentative="1">
      <w:start w:val="1"/>
      <w:numFmt w:val="bullet"/>
      <w:lvlText w:val="o"/>
      <w:lvlJc w:val="left"/>
      <w:pPr>
        <w:ind w:left="1434" w:hanging="360"/>
      </w:pPr>
      <w:rPr>
        <w:rFonts w:ascii="Courier New" w:hAnsi="Courier New" w:cs="Courier New" w:hint="default"/>
      </w:rPr>
    </w:lvl>
    <w:lvl w:ilvl="8" w:tplc="04090005" w:tentative="1">
      <w:start w:val="1"/>
      <w:numFmt w:val="bullet"/>
      <w:lvlText w:val=""/>
      <w:lvlJc w:val="left"/>
      <w:pPr>
        <w:ind w:left="2154" w:hanging="360"/>
      </w:pPr>
      <w:rPr>
        <w:rFonts w:ascii="Wingdings" w:hAnsi="Wingdings" w:hint="default"/>
      </w:rPr>
    </w:lvl>
  </w:abstractNum>
  <w:abstractNum w:abstractNumId="75">
    <w:nsid w:val="21EB62A2"/>
    <w:multiLevelType w:val="hybridMultilevel"/>
    <w:tmpl w:val="666214B8"/>
    <w:lvl w:ilvl="0" w:tplc="A4805974">
      <w:start w:val="1"/>
      <w:numFmt w:val="lowerLetter"/>
      <w:pStyle w:val="AbstractLc-Alpha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nsid w:val="22060941"/>
    <w:multiLevelType w:val="hybridMultilevel"/>
    <w:tmpl w:val="55AE44CE"/>
    <w:lvl w:ilvl="0" w:tplc="DEEE049A">
      <w:start w:val="1"/>
      <w:numFmt w:val="bullet"/>
      <w:pStyle w:val="DingbatList4"/>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222B1088"/>
    <w:multiLevelType w:val="hybridMultilevel"/>
    <w:tmpl w:val="EB70E350"/>
    <w:lvl w:ilvl="0" w:tplc="BF245DEA">
      <w:start w:val="1"/>
      <w:numFmt w:val="bullet"/>
      <w:pStyle w:val="Answer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24324729"/>
    <w:multiLevelType w:val="hybridMultilevel"/>
    <w:tmpl w:val="7B969282"/>
    <w:lvl w:ilvl="0" w:tplc="EECA82C2">
      <w:start w:val="1"/>
      <w:numFmt w:val="lowerLetter"/>
      <w:pStyle w:val="Box1-LCAlphaList1"/>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nsid w:val="249F1B2F"/>
    <w:multiLevelType w:val="hybridMultilevel"/>
    <w:tmpl w:val="1E088F4E"/>
    <w:lvl w:ilvl="0" w:tplc="64C44B0A">
      <w:start w:val="1"/>
      <w:numFmt w:val="bullet"/>
      <w:pStyle w:val="Box5-BL2"/>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nsid w:val="26961212"/>
    <w:multiLevelType w:val="hybridMultilevel"/>
    <w:tmpl w:val="BED8F51A"/>
    <w:lvl w:ilvl="0" w:tplc="CD48FE8E">
      <w:start w:val="1"/>
      <w:numFmt w:val="bullet"/>
      <w:pStyle w:val="TableBulletList3"/>
      <w:lvlText w:val=""/>
      <w:lvlJc w:val="left"/>
      <w:pPr>
        <w:ind w:left="2160" w:hanging="360"/>
      </w:pPr>
      <w:rPr>
        <w:rFonts w:ascii="Symbol" w:hAnsi="Symbol" w:hint="default"/>
        <w:color w:val="00B0F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1">
    <w:nsid w:val="26EC5E72"/>
    <w:multiLevelType w:val="hybridMultilevel"/>
    <w:tmpl w:val="0DA83F4A"/>
    <w:lvl w:ilvl="0" w:tplc="35B846FA">
      <w:start w:val="1"/>
      <w:numFmt w:val="decimal"/>
      <w:pStyle w:val="Enunciation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nsid w:val="27005B29"/>
    <w:multiLevelType w:val="hybridMultilevel"/>
    <w:tmpl w:val="CA00E7DC"/>
    <w:lvl w:ilvl="0" w:tplc="88B62A5A">
      <w:start w:val="1"/>
      <w:numFmt w:val="bullet"/>
      <w:pStyle w:val="QuestionBL"/>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nsid w:val="270A5C9E"/>
    <w:multiLevelType w:val="hybridMultilevel"/>
    <w:tmpl w:val="D58A8678"/>
    <w:lvl w:ilvl="0" w:tplc="215E8914">
      <w:start w:val="1"/>
      <w:numFmt w:val="decimal"/>
      <w:pStyle w:val="Blurb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nsid w:val="273134F6"/>
    <w:multiLevelType w:val="hybridMultilevel"/>
    <w:tmpl w:val="FE103AAE"/>
    <w:lvl w:ilvl="0" w:tplc="72B40438">
      <w:start w:val="1"/>
      <w:numFmt w:val="bullet"/>
      <w:pStyle w:val="Sidebar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nsid w:val="2748393F"/>
    <w:multiLevelType w:val="hybridMultilevel"/>
    <w:tmpl w:val="EB7EBE3A"/>
    <w:lvl w:ilvl="0" w:tplc="8012B710">
      <w:start w:val="1"/>
      <w:numFmt w:val="bullet"/>
      <w:pStyle w:val="ExampleLearnObj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nsid w:val="28126E01"/>
    <w:multiLevelType w:val="hybridMultilevel"/>
    <w:tmpl w:val="F604BB8C"/>
    <w:lvl w:ilvl="0" w:tplc="566A74C0">
      <w:start w:val="1"/>
      <w:numFmt w:val="lowerRoman"/>
      <w:pStyle w:val="Box2-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nsid w:val="28492B82"/>
    <w:multiLevelType w:val="hybridMultilevel"/>
    <w:tmpl w:val="A0DCCA0E"/>
    <w:lvl w:ilvl="0" w:tplc="956032BA">
      <w:start w:val="1"/>
      <w:numFmt w:val="bullet"/>
      <w:pStyle w:val="CaseStudy-eXtract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nsid w:val="293522C6"/>
    <w:multiLevelType w:val="hybridMultilevel"/>
    <w:tmpl w:val="7166F8C6"/>
    <w:lvl w:ilvl="0" w:tplc="9E161928">
      <w:start w:val="1"/>
      <w:numFmt w:val="bullet"/>
      <w:pStyle w:val="Example-Box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nsid w:val="29DB7677"/>
    <w:multiLevelType w:val="hybridMultilevel"/>
    <w:tmpl w:val="FF90D1B6"/>
    <w:lvl w:ilvl="0" w:tplc="277C3F4A">
      <w:start w:val="1"/>
      <w:numFmt w:val="decimal"/>
      <w:pStyle w:val="ProblemNL3"/>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0">
    <w:nsid w:val="2A105299"/>
    <w:multiLevelType w:val="hybridMultilevel"/>
    <w:tmpl w:val="F6A008DA"/>
    <w:lvl w:ilvl="0" w:tplc="5BBCC224">
      <w:start w:val="1"/>
      <w:numFmt w:val="lowerRoman"/>
      <w:pStyle w:val="EN-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nsid w:val="2A2D436D"/>
    <w:multiLevelType w:val="hybridMultilevel"/>
    <w:tmpl w:val="DF8C93BA"/>
    <w:lvl w:ilvl="0" w:tplc="E51C0482">
      <w:start w:val="1"/>
      <w:numFmt w:val="bullet"/>
      <w:pStyle w:val="BibReference-BulletList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2A6348FE"/>
    <w:multiLevelType w:val="hybridMultilevel"/>
    <w:tmpl w:val="09BA8594"/>
    <w:lvl w:ilvl="0" w:tplc="0F7EAC1C">
      <w:start w:val="1"/>
      <w:numFmt w:val="decimal"/>
      <w:pStyle w:val="Box6-NL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2A9D7F5B"/>
    <w:multiLevelType w:val="hybridMultilevel"/>
    <w:tmpl w:val="710674DC"/>
    <w:lvl w:ilvl="0" w:tplc="05DAF980">
      <w:start w:val="1"/>
      <w:numFmt w:val="lowerLetter"/>
      <w:pStyle w:val="Question-Lc-AL2"/>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2AF417C7"/>
    <w:multiLevelType w:val="hybridMultilevel"/>
    <w:tmpl w:val="CE16C046"/>
    <w:lvl w:ilvl="0" w:tplc="91E8FEC4">
      <w:start w:val="1"/>
      <w:numFmt w:val="lowerLetter"/>
      <w:pStyle w:val="Lc-AlphaList4"/>
      <w:lvlText w:val="%1."/>
      <w:lvlJc w:val="left"/>
      <w:pPr>
        <w:ind w:left="1728" w:hanging="360"/>
      </w:pPr>
      <w:rPr>
        <w:rFonts w:hint="default"/>
      </w:r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95">
    <w:nsid w:val="2B260431"/>
    <w:multiLevelType w:val="multilevel"/>
    <w:tmpl w:val="0D888836"/>
    <w:styleLink w:val="LFO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nsid w:val="2B260A1D"/>
    <w:multiLevelType w:val="hybridMultilevel"/>
    <w:tmpl w:val="7BBA071C"/>
    <w:lvl w:ilvl="0" w:tplc="60A89F5E">
      <w:start w:val="1"/>
      <w:numFmt w:val="bullet"/>
      <w:pStyle w:val="ArrowList1"/>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nsid w:val="2C9A49E1"/>
    <w:multiLevelType w:val="hybridMultilevel"/>
    <w:tmpl w:val="BB88DB52"/>
    <w:lvl w:ilvl="0" w:tplc="80B4EABE">
      <w:start w:val="1"/>
      <w:numFmt w:val="lowerRoman"/>
      <w:pStyle w:val="Lc-RomanList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CE03F25"/>
    <w:multiLevelType w:val="hybridMultilevel"/>
    <w:tmpl w:val="59DCB110"/>
    <w:lvl w:ilvl="0" w:tplc="57A4914A">
      <w:start w:val="1"/>
      <w:numFmt w:val="decimal"/>
      <w:pStyle w:val="Vignette-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nsid w:val="2DB238B0"/>
    <w:multiLevelType w:val="hybridMultilevel"/>
    <w:tmpl w:val="691E2BA6"/>
    <w:lvl w:ilvl="0" w:tplc="0D72181A">
      <w:start w:val="1"/>
      <w:numFmt w:val="bullet"/>
      <w:pStyle w:val="BodyBulletTxt2"/>
      <w:lvlText w:val=""/>
      <w:lvlJc w:val="left"/>
      <w:pPr>
        <w:ind w:left="2529" w:hanging="360"/>
      </w:pPr>
      <w:rPr>
        <w:rFonts w:ascii="Symbol" w:hAnsi="Symbol" w:hint="default"/>
        <w:color w:val="auto"/>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100">
    <w:nsid w:val="2E4B3233"/>
    <w:multiLevelType w:val="hybridMultilevel"/>
    <w:tmpl w:val="2B4A3942"/>
    <w:lvl w:ilvl="0" w:tplc="1CBCD1CE">
      <w:start w:val="1"/>
      <w:numFmt w:val="decimal"/>
      <w:pStyle w:val="AnswerNL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2E9F506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2">
    <w:nsid w:val="2F1A273B"/>
    <w:multiLevelType w:val="hybridMultilevel"/>
    <w:tmpl w:val="D1ECE574"/>
    <w:lvl w:ilvl="0" w:tplc="2902BD5A">
      <w:start w:val="1"/>
      <w:numFmt w:val="lowerLetter"/>
      <w:pStyle w:val="Lc-Alpha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2FCC6690"/>
    <w:multiLevelType w:val="hybridMultilevel"/>
    <w:tmpl w:val="C4CC4410"/>
    <w:lvl w:ilvl="0" w:tplc="19D8EDE0">
      <w:start w:val="1"/>
      <w:numFmt w:val="lowerLetter"/>
      <w:pStyle w:val="Lc-AlphaList5"/>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4">
    <w:nsid w:val="2FD12E8B"/>
    <w:multiLevelType w:val="hybridMultilevel"/>
    <w:tmpl w:val="7A848634"/>
    <w:lvl w:ilvl="0" w:tplc="9F70F9D0">
      <w:start w:val="1"/>
      <w:numFmt w:val="bullet"/>
      <w:pStyle w:val="Problem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nsid w:val="30B54D9D"/>
    <w:multiLevelType w:val="hybridMultilevel"/>
    <w:tmpl w:val="5016D3C4"/>
    <w:lvl w:ilvl="0" w:tplc="B3F403CC">
      <w:start w:val="1"/>
      <w:numFmt w:val="lowerRoman"/>
      <w:pStyle w:val="Lc-RomanList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3293008B"/>
    <w:multiLevelType w:val="hybridMultilevel"/>
    <w:tmpl w:val="0226AF76"/>
    <w:lvl w:ilvl="0" w:tplc="E6E0DB22">
      <w:start w:val="1"/>
      <w:numFmt w:val="lowerLetter"/>
      <w:pStyle w:val="eXtract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nsid w:val="32ED7A51"/>
    <w:multiLevelType w:val="hybridMultilevel"/>
    <w:tmpl w:val="6A908DEA"/>
    <w:lvl w:ilvl="0" w:tplc="A5FC5190">
      <w:start w:val="1"/>
      <w:numFmt w:val="upperLetter"/>
      <w:pStyle w:val="Box1-U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nsid w:val="33F46378"/>
    <w:multiLevelType w:val="hybridMultilevel"/>
    <w:tmpl w:val="6CF0B7BC"/>
    <w:lvl w:ilvl="0" w:tplc="7D6AC22A">
      <w:start w:val="1"/>
      <w:numFmt w:val="bullet"/>
      <w:pStyle w:val="Box3-eXtract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nsid w:val="34DE59E8"/>
    <w:multiLevelType w:val="hybridMultilevel"/>
    <w:tmpl w:val="74A44830"/>
    <w:lvl w:ilvl="0" w:tplc="3B9C2A34">
      <w:start w:val="1"/>
      <w:numFmt w:val="bullet"/>
      <w:pStyle w:val="SummaryBL2"/>
      <w:lvlText w:val=""/>
      <w:lvlJc w:val="left"/>
      <w:pPr>
        <w:ind w:left="1080" w:hanging="360"/>
      </w:pPr>
      <w:rPr>
        <w:rFonts w:ascii="Symbol" w:hAnsi="Symbol" w:hint="default"/>
        <w:color w:val="92D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nsid w:val="350C4F30"/>
    <w:multiLevelType w:val="hybridMultilevel"/>
    <w:tmpl w:val="5E36AE66"/>
    <w:lvl w:ilvl="0" w:tplc="189A3598">
      <w:start w:val="1"/>
      <w:numFmt w:val="bullet"/>
      <w:pStyle w:val="AcknowlTxtBL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nsid w:val="35E5441B"/>
    <w:multiLevelType w:val="hybridMultilevel"/>
    <w:tmpl w:val="FEDE3ADC"/>
    <w:lvl w:ilvl="0" w:tplc="A9D02F78">
      <w:start w:val="1"/>
      <w:numFmt w:val="bullet"/>
      <w:pStyle w:val="ExampleTable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nsid w:val="368E122B"/>
    <w:multiLevelType w:val="hybridMultilevel"/>
    <w:tmpl w:val="3B348F5E"/>
    <w:lvl w:ilvl="0" w:tplc="44003CCA">
      <w:start w:val="1"/>
      <w:numFmt w:val="lowerLetter"/>
      <w:pStyle w:val="Box3-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nsid w:val="36AC1BF5"/>
    <w:multiLevelType w:val="hybridMultilevel"/>
    <w:tmpl w:val="71124938"/>
    <w:lvl w:ilvl="0" w:tplc="D1F43E38">
      <w:start w:val="1"/>
      <w:numFmt w:val="bullet"/>
      <w:pStyle w:val="FN-BL2"/>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nsid w:val="3704582A"/>
    <w:multiLevelType w:val="hybridMultilevel"/>
    <w:tmpl w:val="F5E87CF0"/>
    <w:lvl w:ilvl="0" w:tplc="89A4D9EA">
      <w:start w:val="1"/>
      <w:numFmt w:val="bullet"/>
      <w:pStyle w:val="Problem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nsid w:val="370C73E7"/>
    <w:multiLevelType w:val="hybridMultilevel"/>
    <w:tmpl w:val="F516D2B6"/>
    <w:lvl w:ilvl="0" w:tplc="D3947E54">
      <w:start w:val="1"/>
      <w:numFmt w:val="bullet"/>
      <w:pStyle w:val="BulletList6"/>
      <w:lvlText w:val="•"/>
      <w:lvlJc w:val="left"/>
      <w:rPr>
        <w:rFonts w:ascii="Times New Roman" w:hAnsi="Times New Roman" w:cs="Times New Roman" w:hint="default"/>
        <w:color w:val="1F3864"/>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373D57B1"/>
    <w:multiLevelType w:val="hybridMultilevel"/>
    <w:tmpl w:val="E814CBAA"/>
    <w:lvl w:ilvl="0" w:tplc="33D02C64">
      <w:start w:val="1"/>
      <w:numFmt w:val="bullet"/>
      <w:pStyle w:val="Box6-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nsid w:val="37FF70E8"/>
    <w:multiLevelType w:val="hybridMultilevel"/>
    <w:tmpl w:val="9DAE91C0"/>
    <w:lvl w:ilvl="0" w:tplc="72E0633C">
      <w:start w:val="1"/>
      <w:numFmt w:val="bullet"/>
      <w:pStyle w:val="ArrowList2"/>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nsid w:val="384C02E3"/>
    <w:multiLevelType w:val="hybridMultilevel"/>
    <w:tmpl w:val="09F2FE6E"/>
    <w:lvl w:ilvl="0" w:tplc="864A486A">
      <w:start w:val="1"/>
      <w:numFmt w:val="bullet"/>
      <w:pStyle w:val="Summary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nsid w:val="386C43EC"/>
    <w:multiLevelType w:val="hybridMultilevel"/>
    <w:tmpl w:val="0BE6E698"/>
    <w:lvl w:ilvl="0" w:tplc="E89060FE">
      <w:start w:val="1"/>
      <w:numFmt w:val="lowerRoman"/>
      <w:pStyle w:val="CaseStudyLc-romanlist3"/>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nsid w:val="38A42497"/>
    <w:multiLevelType w:val="hybridMultilevel"/>
    <w:tmpl w:val="DE7AA660"/>
    <w:lvl w:ilvl="0" w:tplc="455EA384">
      <w:start w:val="1"/>
      <w:numFmt w:val="lowerRoman"/>
      <w:pStyle w:val="ProblemLcRomanList4"/>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1">
    <w:nsid w:val="3AEA560D"/>
    <w:multiLevelType w:val="hybridMultilevel"/>
    <w:tmpl w:val="F4AC102E"/>
    <w:lvl w:ilvl="0" w:tplc="4BDE1A4E">
      <w:start w:val="1"/>
      <w:numFmt w:val="lowerRoman"/>
      <w:pStyle w:val="CaseStudy-Table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nsid w:val="3AEA708F"/>
    <w:multiLevelType w:val="hybridMultilevel"/>
    <w:tmpl w:val="FD30ABC6"/>
    <w:lvl w:ilvl="0" w:tplc="8DB82E8E">
      <w:start w:val="1"/>
      <w:numFmt w:val="lowerRoman"/>
      <w:pStyle w:val="Box1-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nsid w:val="3B2110A1"/>
    <w:multiLevelType w:val="hybridMultilevel"/>
    <w:tmpl w:val="280834E8"/>
    <w:lvl w:ilvl="0" w:tplc="11C642AE">
      <w:start w:val="1"/>
      <w:numFmt w:val="lowerRoman"/>
      <w:pStyle w:val="Casestudy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nsid w:val="3B9B7343"/>
    <w:multiLevelType w:val="hybridMultilevel"/>
    <w:tmpl w:val="45F2C508"/>
    <w:lvl w:ilvl="0" w:tplc="A56A74C0">
      <w:start w:val="1"/>
      <w:numFmt w:val="lowerRoman"/>
      <w:pStyle w:val="Table-LcRomanList2"/>
      <w:lvlText w:val="%1."/>
      <w:lvlJc w:val="left"/>
      <w:pPr>
        <w:ind w:left="1077" w:hanging="360"/>
      </w:pPr>
      <w:rPr>
        <w:rFonts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25">
    <w:nsid w:val="3BA85965"/>
    <w:multiLevelType w:val="hybridMultilevel"/>
    <w:tmpl w:val="229064B8"/>
    <w:lvl w:ilvl="0" w:tplc="724E78BA">
      <w:start w:val="1"/>
      <w:numFmt w:val="lowerLetter"/>
      <w:pStyle w:val="CaseStudy-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nsid w:val="3C013F4C"/>
    <w:multiLevelType w:val="hybridMultilevel"/>
    <w:tmpl w:val="7396DE6E"/>
    <w:lvl w:ilvl="0" w:tplc="DEDA0184">
      <w:start w:val="1"/>
      <w:numFmt w:val="lowerLetter"/>
      <w:pStyle w:val="Table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nsid w:val="3C210375"/>
    <w:multiLevelType w:val="hybridMultilevel"/>
    <w:tmpl w:val="9C528D84"/>
    <w:lvl w:ilvl="0" w:tplc="FDBCA968">
      <w:start w:val="1"/>
      <w:numFmt w:val="upperRoman"/>
      <w:pStyle w:val="Uc-RomanList4"/>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8">
    <w:nsid w:val="3CF65E5D"/>
    <w:multiLevelType w:val="hybridMultilevel"/>
    <w:tmpl w:val="4B94D396"/>
    <w:lvl w:ilvl="0" w:tplc="C81C986E">
      <w:start w:val="1"/>
      <w:numFmt w:val="bullet"/>
      <w:pStyle w:val="DingbatList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3D2B495F"/>
    <w:multiLevelType w:val="hybridMultilevel"/>
    <w:tmpl w:val="24D42B8C"/>
    <w:lvl w:ilvl="0" w:tplc="12FCCBA2">
      <w:start w:val="1"/>
      <w:numFmt w:val="upperRoman"/>
      <w:pStyle w:val="ProblemU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nsid w:val="3F224247"/>
    <w:multiLevelType w:val="hybridMultilevel"/>
    <w:tmpl w:val="DF6A863E"/>
    <w:lvl w:ilvl="0" w:tplc="ECB4761C">
      <w:start w:val="1"/>
      <w:numFmt w:val="bullet"/>
      <w:pStyle w:val="Part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nsid w:val="3F2D5C83"/>
    <w:multiLevelType w:val="hybridMultilevel"/>
    <w:tmpl w:val="09FC68EE"/>
    <w:lvl w:ilvl="0" w:tplc="E8A81B16">
      <w:start w:val="1"/>
      <w:numFmt w:val="decimal"/>
      <w:pStyle w:val="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nsid w:val="3FB11B33"/>
    <w:multiLevelType w:val="hybridMultilevel"/>
    <w:tmpl w:val="4DC019CA"/>
    <w:lvl w:ilvl="0" w:tplc="CE08B258">
      <w:start w:val="1"/>
      <w:numFmt w:val="lowerRoman"/>
      <w:pStyle w:val="EnunciationLc-RomanList2"/>
      <w:lvlText w:val="%1."/>
      <w:lvlJc w:val="righ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nsid w:val="410B7738"/>
    <w:multiLevelType w:val="hybridMultilevel"/>
    <w:tmpl w:val="D7509E7A"/>
    <w:lvl w:ilvl="0" w:tplc="3E50FB10">
      <w:start w:val="1"/>
      <w:numFmt w:val="bullet"/>
      <w:pStyle w:val="KeyTerm-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nsid w:val="420B6D46"/>
    <w:multiLevelType w:val="hybridMultilevel"/>
    <w:tmpl w:val="4BEAAB22"/>
    <w:lvl w:ilvl="0" w:tplc="995AA2F0">
      <w:start w:val="1"/>
      <w:numFmt w:val="bullet"/>
      <w:pStyle w:val="LearnObjBulletList3"/>
      <w:lvlText w:val=""/>
      <w:lvlJc w:val="left"/>
      <w:pPr>
        <w:ind w:left="180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nsid w:val="42237080"/>
    <w:multiLevelType w:val="hybridMultilevel"/>
    <w:tmpl w:val="1360C8C4"/>
    <w:lvl w:ilvl="0" w:tplc="C4E049CC">
      <w:start w:val="1"/>
      <w:numFmt w:val="lowerRoman"/>
      <w:pStyle w:val="Lc-RomanList2"/>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6">
    <w:nsid w:val="42253F08"/>
    <w:multiLevelType w:val="hybridMultilevel"/>
    <w:tmpl w:val="34FADD74"/>
    <w:lvl w:ilvl="0" w:tplc="577201A6">
      <w:start w:val="1"/>
      <w:numFmt w:val="decimal"/>
      <w:pStyle w:val="KeyTerm-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nsid w:val="42AB6D8E"/>
    <w:multiLevelType w:val="hybridMultilevel"/>
    <w:tmpl w:val="27C88AF8"/>
    <w:lvl w:ilvl="0" w:tplc="C2B4258E">
      <w:start w:val="1"/>
      <w:numFmt w:val="upperRoman"/>
      <w:pStyle w:val="Uc-RomanList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43153E3E"/>
    <w:multiLevelType w:val="hybridMultilevel"/>
    <w:tmpl w:val="A6B4BB7E"/>
    <w:lvl w:ilvl="0" w:tplc="519C5E82">
      <w:start w:val="1"/>
      <w:numFmt w:val="bullet"/>
      <w:pStyle w:val="b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43170F70"/>
    <w:multiLevelType w:val="hybridMultilevel"/>
    <w:tmpl w:val="836A11E6"/>
    <w:lvl w:ilvl="0" w:tplc="EE108924">
      <w:start w:val="1"/>
      <w:numFmt w:val="lowerLetter"/>
      <w:pStyle w:val="CaseStudy-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nsid w:val="43D87F45"/>
    <w:multiLevelType w:val="hybridMultilevel"/>
    <w:tmpl w:val="99689C56"/>
    <w:lvl w:ilvl="0" w:tplc="3AD8B844">
      <w:start w:val="1"/>
      <w:numFmt w:val="lowerLetter"/>
      <w:pStyle w:val="Box1-eXtract-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nsid w:val="443A24C0"/>
    <w:multiLevelType w:val="hybridMultilevel"/>
    <w:tmpl w:val="36CE06CA"/>
    <w:lvl w:ilvl="0" w:tplc="63984D00">
      <w:start w:val="1"/>
      <w:numFmt w:val="decimal"/>
      <w:pStyle w:val="FN-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nsid w:val="448B5A24"/>
    <w:multiLevelType w:val="hybridMultilevel"/>
    <w:tmpl w:val="3D30ED94"/>
    <w:lvl w:ilvl="0" w:tplc="0F80F65E">
      <w:start w:val="1"/>
      <w:numFmt w:val="bullet"/>
      <w:pStyle w:val="Box1TableBulletList2"/>
      <w:lvlText w:val=""/>
      <w:lvlJc w:val="left"/>
      <w:pPr>
        <w:ind w:left="1080" w:hanging="360"/>
      </w:pPr>
      <w:rPr>
        <w:rFonts w:ascii="Symbol" w:hAnsi="Symbol" w:hint="default"/>
        <w:color w:val="00B05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3">
    <w:nsid w:val="45B16036"/>
    <w:multiLevelType w:val="hybridMultilevel"/>
    <w:tmpl w:val="650E2FB4"/>
    <w:lvl w:ilvl="0" w:tplc="236EACFA">
      <w:start w:val="1"/>
      <w:numFmt w:val="bullet"/>
      <w:pStyle w:val="DingbatList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45E63CD7"/>
    <w:multiLevelType w:val="hybridMultilevel"/>
    <w:tmpl w:val="9FFAD854"/>
    <w:lvl w:ilvl="0" w:tplc="71347232">
      <w:start w:val="1"/>
      <w:numFmt w:val="lowerRoman"/>
      <w:pStyle w:val="Summary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nsid w:val="46323CB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46">
    <w:nsid w:val="4674005D"/>
    <w:multiLevelType w:val="hybridMultilevel"/>
    <w:tmpl w:val="5052B814"/>
    <w:lvl w:ilvl="0" w:tplc="E3B89F88">
      <w:start w:val="1"/>
      <w:numFmt w:val="bullet"/>
      <w:pStyle w:val="EN-BulletList2"/>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7">
    <w:nsid w:val="47E90029"/>
    <w:multiLevelType w:val="hybridMultilevel"/>
    <w:tmpl w:val="A8C05A1E"/>
    <w:lvl w:ilvl="0" w:tplc="1FECF2F6">
      <w:start w:val="1"/>
      <w:numFmt w:val="lowerRoman"/>
      <w:pStyle w:val="BibReference-Lc-RomanList2"/>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8">
    <w:nsid w:val="47F0089F"/>
    <w:multiLevelType w:val="hybridMultilevel"/>
    <w:tmpl w:val="BEA43EFE"/>
    <w:lvl w:ilvl="0" w:tplc="F0684A8E">
      <w:start w:val="1"/>
      <w:numFmt w:val="lowerRoman"/>
      <w:pStyle w:val="Box2-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nsid w:val="48DD18E5"/>
    <w:multiLevelType w:val="hybridMultilevel"/>
    <w:tmpl w:val="97B45728"/>
    <w:lvl w:ilvl="0" w:tplc="4D9A7088">
      <w:start w:val="1"/>
      <w:numFmt w:val="lowerRoman"/>
      <w:pStyle w:val="Table-LcRomanList1"/>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nsid w:val="492C4EF6"/>
    <w:multiLevelType w:val="hybridMultilevel"/>
    <w:tmpl w:val="F252F5C2"/>
    <w:lvl w:ilvl="0" w:tplc="8078EB12">
      <w:start w:val="1"/>
      <w:numFmt w:val="bullet"/>
      <w:pStyle w:val="FN-BL3"/>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nsid w:val="49B206A7"/>
    <w:multiLevelType w:val="hybridMultilevel"/>
    <w:tmpl w:val="BC34A38A"/>
    <w:lvl w:ilvl="0" w:tplc="350ED43C">
      <w:start w:val="1"/>
      <w:numFmt w:val="lowerLetter"/>
      <w:pStyle w:val="ExampleLcTableAlphaList2"/>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2">
    <w:nsid w:val="4A0B4E88"/>
    <w:multiLevelType w:val="hybridMultilevel"/>
    <w:tmpl w:val="FFD8AD82"/>
    <w:lvl w:ilvl="0" w:tplc="A704BBBC">
      <w:start w:val="1"/>
      <w:numFmt w:val="bullet"/>
      <w:pStyle w:val="EnunciationBulletList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nsid w:val="4AAD1594"/>
    <w:multiLevelType w:val="hybridMultilevel"/>
    <w:tmpl w:val="FD12261C"/>
    <w:lvl w:ilvl="0" w:tplc="E05CE05A">
      <w:start w:val="1"/>
      <w:numFmt w:val="upperLetter"/>
      <w:pStyle w:val="BibReference-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nsid w:val="4BE668ED"/>
    <w:multiLevelType w:val="hybridMultilevel"/>
    <w:tmpl w:val="55CE2AFC"/>
    <w:lvl w:ilvl="0" w:tplc="73805132">
      <w:start w:val="1"/>
      <w:numFmt w:val="upperRoman"/>
      <w:pStyle w:val="Uc-RomanList1eXtract"/>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5">
    <w:nsid w:val="4C0E7BF5"/>
    <w:multiLevelType w:val="hybridMultilevel"/>
    <w:tmpl w:val="7B028C2C"/>
    <w:lvl w:ilvl="0" w:tplc="B172E9CA">
      <w:start w:val="1"/>
      <w:numFmt w:val="bullet"/>
      <w:pStyle w:val="AnswerBL1"/>
      <w:lvlText w:val=""/>
      <w:lvlJc w:val="left"/>
      <w:pPr>
        <w:ind w:left="720" w:hanging="360"/>
      </w:pPr>
      <w:rPr>
        <w:rFonts w:ascii="Symbol" w:hAnsi="Symbol" w:hint="default"/>
        <w:color w:val="CC00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4C813DC5"/>
    <w:multiLevelType w:val="hybridMultilevel"/>
    <w:tmpl w:val="CFD83A58"/>
    <w:lvl w:ilvl="0" w:tplc="DC2E636C">
      <w:start w:val="1"/>
      <w:numFmt w:val="lowerLetter"/>
      <w:pStyle w:val="Abstract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nsid w:val="4C9E0391"/>
    <w:multiLevelType w:val="hybridMultilevel"/>
    <w:tmpl w:val="DE587D26"/>
    <w:lvl w:ilvl="0" w:tplc="7FD8FD06">
      <w:start w:val="1"/>
      <w:numFmt w:val="decimal"/>
      <w:pStyle w:val="ExampleNumberList3"/>
      <w:lvlText w:val="%1."/>
      <w:lvlJc w:val="left"/>
      <w:pPr>
        <w:ind w:left="1728" w:hanging="360"/>
      </w:p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158">
    <w:nsid w:val="4DE57FD3"/>
    <w:multiLevelType w:val="hybridMultilevel"/>
    <w:tmpl w:val="44DE5176"/>
    <w:lvl w:ilvl="0" w:tplc="E1A623E6">
      <w:start w:val="1"/>
      <w:numFmt w:val="decimal"/>
      <w:pStyle w:val="Referenc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nsid w:val="4E9B5868"/>
    <w:multiLevelType w:val="hybridMultilevel"/>
    <w:tmpl w:val="D0E44650"/>
    <w:lvl w:ilvl="0" w:tplc="93C46278">
      <w:start w:val="1"/>
      <w:numFmt w:val="bullet"/>
      <w:lvlText w:val="•"/>
      <w:lvlJc w:val="left"/>
      <w:pPr>
        <w:ind w:left="720" w:hanging="360"/>
      </w:pPr>
      <w:rPr>
        <w:rFonts w:ascii="Times New Roman" w:hAnsi="Times New Roman" w:cs="Times New Roman" w:hint="default"/>
        <w:color w:val="002060"/>
        <w:sz w:val="32"/>
      </w:rPr>
    </w:lvl>
    <w:lvl w:ilvl="1" w:tplc="C136C9C6">
      <w:start w:val="1"/>
      <w:numFmt w:val="decimal"/>
      <w:pStyle w:val="LearnObjNumberList2"/>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nsid w:val="4F0E1B06"/>
    <w:multiLevelType w:val="hybridMultilevel"/>
    <w:tmpl w:val="BB066AC0"/>
    <w:lvl w:ilvl="0" w:tplc="C0620B0E">
      <w:start w:val="1"/>
      <w:numFmt w:val="lowerRoman"/>
      <w:pStyle w:val="CaseStudy-LcRomanList5"/>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nsid w:val="4F941BD1"/>
    <w:multiLevelType w:val="hybridMultilevel"/>
    <w:tmpl w:val="8200E2F0"/>
    <w:lvl w:ilvl="0" w:tplc="BB809DE4">
      <w:start w:val="1"/>
      <w:numFmt w:val="decimal"/>
      <w:pStyle w:val="Box1-NL2"/>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nsid w:val="50CF5818"/>
    <w:multiLevelType w:val="hybridMultilevel"/>
    <w:tmpl w:val="D494B6AC"/>
    <w:lvl w:ilvl="0" w:tplc="9C84DFC4">
      <w:start w:val="1"/>
      <w:numFmt w:val="lowerRoman"/>
      <w:pStyle w:val="Lc-Roman3Para"/>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3">
    <w:nsid w:val="51C10FC9"/>
    <w:multiLevelType w:val="hybridMultilevel"/>
    <w:tmpl w:val="8F9A72E0"/>
    <w:lvl w:ilvl="0" w:tplc="9A3C8798">
      <w:start w:val="1"/>
      <w:numFmt w:val="upperRoman"/>
      <w:pStyle w:val="Example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nsid w:val="51DA4EDF"/>
    <w:multiLevelType w:val="hybridMultilevel"/>
    <w:tmpl w:val="013EF8CA"/>
    <w:lvl w:ilvl="0" w:tplc="B8B43F9C">
      <w:start w:val="1"/>
      <w:numFmt w:val="bullet"/>
      <w:pStyle w:val="Abstract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nsid w:val="51EA3EAA"/>
    <w:multiLevelType w:val="hybridMultilevel"/>
    <w:tmpl w:val="81787824"/>
    <w:lvl w:ilvl="0" w:tplc="F7B6CB74">
      <w:start w:val="1"/>
      <w:numFmt w:val="lowerLetter"/>
      <w:pStyle w:val="LearnObj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nsid w:val="51F31B58"/>
    <w:multiLevelType w:val="hybridMultilevel"/>
    <w:tmpl w:val="69985894"/>
    <w:lvl w:ilvl="0" w:tplc="6AEA1FB4">
      <w:start w:val="1"/>
      <w:numFmt w:val="decimal"/>
      <w:pStyle w:val="Box6-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nsid w:val="52986021"/>
    <w:multiLevelType w:val="hybridMultilevel"/>
    <w:tmpl w:val="AD8699D6"/>
    <w:lvl w:ilvl="0" w:tplc="76E8381A">
      <w:start w:val="1"/>
      <w:numFmt w:val="bullet"/>
      <w:pStyle w:val="CaseStudy-BL2"/>
      <w:lvlText w:val="•"/>
      <w:lvlJc w:val="left"/>
      <w:pPr>
        <w:ind w:left="1077" w:hanging="360"/>
      </w:pPr>
      <w:rPr>
        <w:rFonts w:ascii="Times New Roman" w:hAnsi="Times New Roman" w:cs="Times New Roman" w:hint="default"/>
        <w:color w:val="00B050"/>
        <w:sz w:val="32"/>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68">
    <w:nsid w:val="52C75B83"/>
    <w:multiLevelType w:val="hybridMultilevel"/>
    <w:tmpl w:val="B0AC4284"/>
    <w:lvl w:ilvl="0" w:tplc="F71EF2E0">
      <w:start w:val="1"/>
      <w:numFmt w:val="bullet"/>
      <w:lvlText w:val=""/>
      <w:lvlJc w:val="left"/>
      <w:pPr>
        <w:ind w:left="720" w:hanging="360"/>
      </w:pPr>
      <w:rPr>
        <w:rFonts w:ascii="Symbol" w:hAnsi="Symbol" w:hint="default"/>
      </w:rPr>
    </w:lvl>
    <w:lvl w:ilvl="1" w:tplc="1180E386">
      <w:start w:val="1"/>
      <w:numFmt w:val="bullet"/>
      <w:pStyle w:val="TableBulletList2"/>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nsid w:val="533A26C7"/>
    <w:multiLevelType w:val="hybridMultilevel"/>
    <w:tmpl w:val="532ADB28"/>
    <w:lvl w:ilvl="0" w:tplc="EFD8F26A">
      <w:start w:val="1"/>
      <w:numFmt w:val="bullet"/>
      <w:pStyle w:val="LearnObjBulletList2"/>
      <w:lvlText w:val=""/>
      <w:lvlJc w:val="left"/>
      <w:pPr>
        <w:ind w:left="1287" w:hanging="360"/>
      </w:pPr>
      <w:rPr>
        <w:rFonts w:ascii="Symbol" w:hAnsi="Symbol" w:hint="default"/>
        <w:color w:val="92D050"/>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0">
    <w:nsid w:val="53400D4D"/>
    <w:multiLevelType w:val="hybridMultilevel"/>
    <w:tmpl w:val="D1D0D8A2"/>
    <w:lvl w:ilvl="0" w:tplc="E3862A5E">
      <w:start w:val="1"/>
      <w:numFmt w:val="bullet"/>
      <w:pStyle w:val="Box2-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nsid w:val="548367D6"/>
    <w:multiLevelType w:val="hybridMultilevel"/>
    <w:tmpl w:val="F6B41AB4"/>
    <w:lvl w:ilvl="0" w:tplc="C9C2A158">
      <w:start w:val="1"/>
      <w:numFmt w:val="bullet"/>
      <w:pStyle w:val="QuestionDL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54A7464F"/>
    <w:multiLevelType w:val="hybridMultilevel"/>
    <w:tmpl w:val="03ECCEDE"/>
    <w:lvl w:ilvl="0" w:tplc="0A665B58">
      <w:start w:val="1"/>
      <w:numFmt w:val="bullet"/>
      <w:pStyle w:val="EnunciationBulletList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nsid w:val="54BC7E77"/>
    <w:multiLevelType w:val="hybridMultilevel"/>
    <w:tmpl w:val="BD1EC1CC"/>
    <w:lvl w:ilvl="0" w:tplc="8152B030">
      <w:start w:val="1"/>
      <w:numFmt w:val="lowerRoman"/>
      <w:pStyle w:val="FN-Lc-RomanList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nsid w:val="55172077"/>
    <w:multiLevelType w:val="hybridMultilevel"/>
    <w:tmpl w:val="3B5A6552"/>
    <w:lvl w:ilvl="0" w:tplc="13B68F6C">
      <w:start w:val="1"/>
      <w:numFmt w:val="bullet"/>
      <w:pStyle w:val="Dialog-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nsid w:val="553C21B5"/>
    <w:multiLevelType w:val="hybridMultilevel"/>
    <w:tmpl w:val="8C065B6E"/>
    <w:lvl w:ilvl="0" w:tplc="0D88725C">
      <w:start w:val="1"/>
      <w:numFmt w:val="lowerRoman"/>
      <w:pStyle w:val="Style1"/>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6">
    <w:nsid w:val="561229F1"/>
    <w:multiLevelType w:val="hybridMultilevel"/>
    <w:tmpl w:val="82FEB16A"/>
    <w:lvl w:ilvl="0" w:tplc="F6166330">
      <w:start w:val="1"/>
      <w:numFmt w:val="decimal"/>
      <w:pStyle w:val="TableNumberList2"/>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nsid w:val="5635771F"/>
    <w:multiLevelType w:val="hybridMultilevel"/>
    <w:tmpl w:val="701C3AD6"/>
    <w:lvl w:ilvl="0" w:tplc="418021C8">
      <w:start w:val="1"/>
      <w:numFmt w:val="bullet"/>
      <w:pStyle w:val="BulletList4"/>
      <w:lvlText w:val="•"/>
      <w:lvlJc w:val="left"/>
      <w:pPr>
        <w:ind w:left="1442" w:hanging="360"/>
      </w:pPr>
      <w:rPr>
        <w:rFonts w:ascii="Times New Roman" w:hAnsi="Times New Roman" w:cs="Times New Roman" w:hint="default"/>
        <w:color w:val="00B0F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57187802"/>
    <w:multiLevelType w:val="hybridMultilevel"/>
    <w:tmpl w:val="1F4AC712"/>
    <w:lvl w:ilvl="0" w:tplc="A40605D6">
      <w:start w:val="1"/>
      <w:numFmt w:val="bullet"/>
      <w:pStyle w:val="CaseStudy-Table-BulletList1"/>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nsid w:val="57436E63"/>
    <w:multiLevelType w:val="multilevel"/>
    <w:tmpl w:val="87EE28A0"/>
    <w:lvl w:ilvl="0">
      <w:start w:val="1"/>
      <w:numFmt w:val="bullet"/>
      <w:lvlText w:val="•"/>
      <w:lvlJc w:val="left"/>
      <w:pPr>
        <w:ind w:left="360" w:hanging="360"/>
      </w:pPr>
      <w:rPr>
        <w:rFonts w:ascii="Times New Roman" w:hAnsi="Times New Roman" w:cs="Times New Roman" w:hint="default"/>
        <w:color w:val="002060"/>
        <w:sz w:val="32"/>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0">
    <w:nsid w:val="58255A2C"/>
    <w:multiLevelType w:val="hybridMultilevel"/>
    <w:tmpl w:val="F73E8F22"/>
    <w:lvl w:ilvl="0" w:tplc="730CECA8">
      <w:start w:val="1"/>
      <w:numFmt w:val="lowerLetter"/>
      <w:pStyle w:val="ProblemLcAlphaList2"/>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nsid w:val="59235C80"/>
    <w:multiLevelType w:val="hybridMultilevel"/>
    <w:tmpl w:val="AAC6155C"/>
    <w:lvl w:ilvl="0" w:tplc="9AF40A90">
      <w:start w:val="1"/>
      <w:numFmt w:val="decimal"/>
      <w:pStyle w:val="LearnObj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nsid w:val="59CD5E8D"/>
    <w:multiLevelType w:val="hybridMultilevel"/>
    <w:tmpl w:val="1012EC3C"/>
    <w:lvl w:ilvl="0" w:tplc="5C00E988">
      <w:start w:val="1"/>
      <w:numFmt w:val="bullet"/>
      <w:pStyle w:val="ProblemBL10"/>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nsid w:val="5B7556B1"/>
    <w:multiLevelType w:val="hybridMultilevel"/>
    <w:tmpl w:val="3A64595A"/>
    <w:lvl w:ilvl="0" w:tplc="6A34A2F2">
      <w:start w:val="1"/>
      <w:numFmt w:val="lowerLetter"/>
      <w:pStyle w:val="FE-01-Lc-AL2"/>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4">
    <w:nsid w:val="5C7D7E3E"/>
    <w:multiLevelType w:val="hybridMultilevel"/>
    <w:tmpl w:val="422881B8"/>
    <w:lvl w:ilvl="0" w:tplc="DFE6FB5E">
      <w:start w:val="1"/>
      <w:numFmt w:val="upperLetter"/>
      <w:pStyle w:val="eXtract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nsid w:val="5CB25E30"/>
    <w:multiLevelType w:val="hybridMultilevel"/>
    <w:tmpl w:val="3F74A7C4"/>
    <w:lvl w:ilvl="0" w:tplc="364ECFE2">
      <w:start w:val="1"/>
      <w:numFmt w:val="decimal"/>
      <w:pStyle w:val="Ltr-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nsid w:val="5D2823FB"/>
    <w:multiLevelType w:val="hybridMultilevel"/>
    <w:tmpl w:val="135E4AFA"/>
    <w:lvl w:ilvl="0" w:tplc="42D2D87C">
      <w:start w:val="1"/>
      <w:numFmt w:val="bullet"/>
      <w:pStyle w:val="ExampleTableBulletList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nsid w:val="5D5C50AC"/>
    <w:multiLevelType w:val="hybridMultilevel"/>
    <w:tmpl w:val="C24A2F8E"/>
    <w:lvl w:ilvl="0" w:tplc="1A00BE6C">
      <w:start w:val="1"/>
      <w:numFmt w:val="lowerRoman"/>
      <w:pStyle w:val="EnunciationLc-RomanList1"/>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nsid w:val="5E0F253E"/>
    <w:multiLevelType w:val="hybridMultilevel"/>
    <w:tmpl w:val="DD5A6014"/>
    <w:lvl w:ilvl="0" w:tplc="A7E231D4">
      <w:start w:val="1"/>
      <w:numFmt w:val="decimal"/>
      <w:pStyle w:val="QuestionNL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nsid w:val="5EF94452"/>
    <w:multiLevelType w:val="hybridMultilevel"/>
    <w:tmpl w:val="80769C16"/>
    <w:lvl w:ilvl="0" w:tplc="DF8213EC">
      <w:start w:val="1"/>
      <w:numFmt w:val="lowerRoman"/>
      <w:pStyle w:val="Problem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nsid w:val="5F200EE8"/>
    <w:multiLevelType w:val="hybridMultilevel"/>
    <w:tmpl w:val="A2320274"/>
    <w:lvl w:ilvl="0" w:tplc="79E60020">
      <w:start w:val="1"/>
      <w:numFmt w:val="decimal"/>
      <w:pStyle w:val="Problem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nsid w:val="60056F0E"/>
    <w:multiLevelType w:val="hybridMultilevel"/>
    <w:tmpl w:val="5CF4961E"/>
    <w:lvl w:ilvl="0" w:tplc="D12AB5D8">
      <w:start w:val="1"/>
      <w:numFmt w:val="bullet"/>
      <w:pStyle w:val="LearnObjBulletList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nsid w:val="60F606C6"/>
    <w:multiLevelType w:val="hybridMultilevel"/>
    <w:tmpl w:val="F60A8354"/>
    <w:lvl w:ilvl="0" w:tplc="B6F8F9A4">
      <w:start w:val="1"/>
      <w:numFmt w:val="decimal"/>
      <w:pStyle w:val="Box5-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nsid w:val="6255202D"/>
    <w:multiLevelType w:val="hybridMultilevel"/>
    <w:tmpl w:val="DD1C3128"/>
    <w:lvl w:ilvl="0" w:tplc="555063CC">
      <w:start w:val="1"/>
      <w:numFmt w:val="bullet"/>
      <w:pStyle w:val="DingbatList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649E4D20"/>
    <w:multiLevelType w:val="hybridMultilevel"/>
    <w:tmpl w:val="DB0E6B26"/>
    <w:lvl w:ilvl="0" w:tplc="F1E461F8">
      <w:start w:val="1"/>
      <w:numFmt w:val="bullet"/>
      <w:pStyle w:val="QuestionBL1"/>
      <w:lvlText w:val=""/>
      <w:lvlJc w:val="left"/>
      <w:pPr>
        <w:ind w:left="720" w:hanging="360"/>
      </w:pPr>
      <w:rPr>
        <w:rFonts w:ascii="Symbol" w:hAnsi="Symbol" w:hint="default"/>
        <w:color w:val="9900C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64FD18DC"/>
    <w:multiLevelType w:val="hybridMultilevel"/>
    <w:tmpl w:val="5F4EC31A"/>
    <w:lvl w:ilvl="0" w:tplc="7156944A">
      <w:start w:val="1"/>
      <w:numFmt w:val="lowerLetter"/>
      <w:pStyle w:val="Question-Lc-AL1"/>
      <w:lvlText w:val="%1)"/>
      <w:lvlJc w:val="left"/>
      <w:pPr>
        <w:ind w:left="360" w:hanging="360"/>
      </w:pPr>
      <w:rPr>
        <w:rFonts w:hint="default"/>
        <w:color w:val="00339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nsid w:val="650D01F1"/>
    <w:multiLevelType w:val="hybridMultilevel"/>
    <w:tmpl w:val="2DB4DA5A"/>
    <w:lvl w:ilvl="0" w:tplc="63E01A2E">
      <w:start w:val="1"/>
      <w:numFmt w:val="decimal"/>
      <w:pStyle w:val="Example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nsid w:val="65CD3C80"/>
    <w:multiLevelType w:val="hybridMultilevel"/>
    <w:tmpl w:val="0EAEA08E"/>
    <w:lvl w:ilvl="0" w:tplc="1A6AA8EC">
      <w:start w:val="1"/>
      <w:numFmt w:val="lowerRoman"/>
      <w:pStyle w:val="Table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nsid w:val="676152C7"/>
    <w:multiLevelType w:val="hybridMultilevel"/>
    <w:tmpl w:val="D6D2D5CE"/>
    <w:lvl w:ilvl="0" w:tplc="2FE612FC">
      <w:start w:val="1"/>
      <w:numFmt w:val="upperRoman"/>
      <w:pStyle w:val="ExampleUc-RomanList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nsid w:val="67840BA5"/>
    <w:multiLevelType w:val="hybridMultilevel"/>
    <w:tmpl w:val="E93C640C"/>
    <w:lvl w:ilvl="0" w:tplc="1F7C639C">
      <w:start w:val="1"/>
      <w:numFmt w:val="bullet"/>
      <w:pStyle w:val="EnunciationBL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nsid w:val="68380200"/>
    <w:multiLevelType w:val="hybridMultilevel"/>
    <w:tmpl w:val="88D61862"/>
    <w:lvl w:ilvl="0" w:tplc="5C989D64">
      <w:start w:val="1"/>
      <w:numFmt w:val="bullet"/>
      <w:pStyle w:val="EnunciationBL2"/>
      <w:lvlText w:val=""/>
      <w:lvlJc w:val="left"/>
      <w:pPr>
        <w:ind w:left="720" w:hanging="360"/>
      </w:pPr>
      <w:rPr>
        <w:rFonts w:ascii="Symbol" w:hAnsi="Symbol"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nsid w:val="69262B1A"/>
    <w:multiLevelType w:val="hybridMultilevel"/>
    <w:tmpl w:val="46489D9A"/>
    <w:lvl w:ilvl="0" w:tplc="C5E47800">
      <w:start w:val="1"/>
      <w:numFmt w:val="bullet"/>
      <w:pStyle w:val="Vignette-Table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nsid w:val="697F0696"/>
    <w:multiLevelType w:val="hybridMultilevel"/>
    <w:tmpl w:val="B030C218"/>
    <w:lvl w:ilvl="0" w:tplc="69F670DA">
      <w:start w:val="1"/>
      <w:numFmt w:val="lowerLetter"/>
      <w:pStyle w:val="LearnObj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nsid w:val="69E82B5D"/>
    <w:multiLevelType w:val="hybridMultilevel"/>
    <w:tmpl w:val="738AE2E8"/>
    <w:lvl w:ilvl="0" w:tplc="680AD6F8">
      <w:start w:val="1"/>
      <w:numFmt w:val="bullet"/>
      <w:pStyle w:val="BulletList1"/>
      <w:lvlText w:val="•"/>
      <w:lvlJc w:val="left"/>
      <w:pPr>
        <w:ind w:left="360" w:hanging="360"/>
      </w:pPr>
      <w:rPr>
        <w:rFonts w:ascii="Times New Roman" w:hAnsi="Times New Roman" w:cs="Times New Roman" w:hint="default"/>
        <w:color w:val="002060"/>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6A60417F"/>
    <w:multiLevelType w:val="hybridMultilevel"/>
    <w:tmpl w:val="401241CA"/>
    <w:lvl w:ilvl="0" w:tplc="6834097A">
      <w:start w:val="1"/>
      <w:numFmt w:val="decimal"/>
      <w:pStyle w:val="Number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6A8670E1"/>
    <w:multiLevelType w:val="hybridMultilevel"/>
    <w:tmpl w:val="67220E12"/>
    <w:lvl w:ilvl="0" w:tplc="D2BC341E">
      <w:start w:val="1"/>
      <w:numFmt w:val="lowerLetter"/>
      <w:pStyle w:val="Box2-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nsid w:val="6AB02C80"/>
    <w:multiLevelType w:val="hybridMultilevel"/>
    <w:tmpl w:val="D326EBCE"/>
    <w:lvl w:ilvl="0" w:tplc="D10C5F98">
      <w:start w:val="1"/>
      <w:numFmt w:val="upperLetter"/>
      <w:pStyle w:val="Box1-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7">
    <w:nsid w:val="6ADD68AA"/>
    <w:multiLevelType w:val="hybridMultilevel"/>
    <w:tmpl w:val="438CC626"/>
    <w:lvl w:ilvl="0" w:tplc="139E13E0">
      <w:start w:val="1"/>
      <w:numFmt w:val="bullet"/>
      <w:pStyle w:val="TickBulletList1"/>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nsid w:val="6B5B5E03"/>
    <w:multiLevelType w:val="hybridMultilevel"/>
    <w:tmpl w:val="5A4E001A"/>
    <w:lvl w:ilvl="0" w:tplc="507C2CDC">
      <w:start w:val="1"/>
      <w:numFmt w:val="bullet"/>
      <w:pStyle w:val="DingbatList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6C303A81"/>
    <w:multiLevelType w:val="hybridMultilevel"/>
    <w:tmpl w:val="2D6297A8"/>
    <w:lvl w:ilvl="0" w:tplc="BE42A3DC">
      <w:start w:val="1"/>
      <w:numFmt w:val="lowerRoman"/>
      <w:pStyle w:val="Problem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nsid w:val="6CB34FE6"/>
    <w:multiLevelType w:val="hybridMultilevel"/>
    <w:tmpl w:val="F6F47956"/>
    <w:lvl w:ilvl="0" w:tplc="94FC2E04">
      <w:start w:val="1"/>
      <w:numFmt w:val="decimal"/>
      <w:pStyle w:val="NumberList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6CD755F8"/>
    <w:multiLevelType w:val="hybridMultilevel"/>
    <w:tmpl w:val="97088DE8"/>
    <w:lvl w:ilvl="0" w:tplc="E774095E">
      <w:start w:val="1"/>
      <w:numFmt w:val="decimal"/>
      <w:pStyle w:val="Box1-NL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nsid w:val="6CDE55AC"/>
    <w:multiLevelType w:val="hybridMultilevel"/>
    <w:tmpl w:val="03587F12"/>
    <w:lvl w:ilvl="0" w:tplc="C0D43A8E">
      <w:start w:val="1"/>
      <w:numFmt w:val="upperLetter"/>
      <w:pStyle w:val="FN-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nsid w:val="6EF029FE"/>
    <w:multiLevelType w:val="hybridMultilevel"/>
    <w:tmpl w:val="66427FA4"/>
    <w:lvl w:ilvl="0" w:tplc="611C01CA">
      <w:start w:val="1"/>
      <w:numFmt w:val="bullet"/>
      <w:pStyle w:val="eXtractBulletList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nsid w:val="6F00326C"/>
    <w:multiLevelType w:val="hybridMultilevel"/>
    <w:tmpl w:val="0F0ED768"/>
    <w:lvl w:ilvl="0" w:tplc="CACC8892">
      <w:start w:val="1"/>
      <w:numFmt w:val="bullet"/>
      <w:pStyle w:val="Ltr-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nsid w:val="6F3873E1"/>
    <w:multiLevelType w:val="hybridMultilevel"/>
    <w:tmpl w:val="FA089AB8"/>
    <w:lvl w:ilvl="0" w:tplc="D57476D2">
      <w:start w:val="1"/>
      <w:numFmt w:val="bullet"/>
      <w:pStyle w:val="eXtractBulletList2"/>
      <w:lvlText w:val="•"/>
      <w:lvlJc w:val="left"/>
      <w:pPr>
        <w:ind w:left="1440" w:hanging="360"/>
      </w:pPr>
      <w:rPr>
        <w:rFonts w:ascii="Times New Roman" w:hAnsi="Times New Roman" w:cs="Times New Roman" w:hint="default"/>
        <w:color w:val="92D050"/>
        <w:sz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6">
    <w:nsid w:val="70360C59"/>
    <w:multiLevelType w:val="hybridMultilevel"/>
    <w:tmpl w:val="FFCA929C"/>
    <w:lvl w:ilvl="0" w:tplc="D08E6B2A">
      <w:start w:val="1"/>
      <w:numFmt w:val="upperLetter"/>
      <w:pStyle w:val="Uc-AlphaList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nsid w:val="703737C7"/>
    <w:multiLevelType w:val="hybridMultilevel"/>
    <w:tmpl w:val="7006196A"/>
    <w:lvl w:ilvl="0" w:tplc="4D02B7A4">
      <w:start w:val="1"/>
      <w:numFmt w:val="lowerLetter"/>
      <w:pStyle w:val="Problem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nsid w:val="7045610A"/>
    <w:multiLevelType w:val="hybridMultilevel"/>
    <w:tmpl w:val="DDACB13E"/>
    <w:lvl w:ilvl="0" w:tplc="260E3C84">
      <w:start w:val="1"/>
      <w:numFmt w:val="upperLetter"/>
      <w:pStyle w:val="Uc-AlphaList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nsid w:val="729221EE"/>
    <w:multiLevelType w:val="hybridMultilevel"/>
    <w:tmpl w:val="C7547590"/>
    <w:lvl w:ilvl="0" w:tplc="BA9A19BE">
      <w:start w:val="1"/>
      <w:numFmt w:val="bullet"/>
      <w:pStyle w:val="CrossBulletList1"/>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nsid w:val="72993981"/>
    <w:multiLevelType w:val="hybridMultilevel"/>
    <w:tmpl w:val="7EF27E30"/>
    <w:lvl w:ilvl="0" w:tplc="B55873AA">
      <w:start w:val="1"/>
      <w:numFmt w:val="bullet"/>
      <w:pStyle w:val="Box3-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nsid w:val="72B31E06"/>
    <w:multiLevelType w:val="hybridMultilevel"/>
    <w:tmpl w:val="FFA05662"/>
    <w:lvl w:ilvl="0" w:tplc="06B8221C">
      <w:start w:val="1"/>
      <w:numFmt w:val="decimal"/>
      <w:pStyle w:val="EnunciationNumberList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nsid w:val="73C65639"/>
    <w:multiLevelType w:val="hybridMultilevel"/>
    <w:tmpl w:val="F96A0EA8"/>
    <w:lvl w:ilvl="0" w:tplc="9258DDC4">
      <w:start w:val="1"/>
      <w:numFmt w:val="decimal"/>
      <w:pStyle w:val="Vignette-Number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nsid w:val="73CB7B92"/>
    <w:multiLevelType w:val="hybridMultilevel"/>
    <w:tmpl w:val="E76A80E0"/>
    <w:lvl w:ilvl="0" w:tplc="04928E9E">
      <w:start w:val="1"/>
      <w:numFmt w:val="bullet"/>
      <w:pStyle w:val="EN-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nsid w:val="73F432EF"/>
    <w:multiLevelType w:val="hybridMultilevel"/>
    <w:tmpl w:val="52E0AF4A"/>
    <w:lvl w:ilvl="0" w:tplc="AA5C4058">
      <w:start w:val="1"/>
      <w:numFmt w:val="lowerLetter"/>
      <w:pStyle w:val="Box4-LcAlpha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5">
    <w:nsid w:val="75520BC2"/>
    <w:multiLevelType w:val="hybridMultilevel"/>
    <w:tmpl w:val="C7A6DA88"/>
    <w:lvl w:ilvl="0" w:tplc="2160C08A">
      <w:start w:val="1"/>
      <w:numFmt w:val="decimal"/>
      <w:pStyle w:val="NumberList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75C31290"/>
    <w:multiLevelType w:val="hybridMultilevel"/>
    <w:tmpl w:val="9DAA0FCA"/>
    <w:lvl w:ilvl="0" w:tplc="DD36F03C">
      <w:start w:val="1"/>
      <w:numFmt w:val="upperRoman"/>
      <w:pStyle w:val="Box1-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nsid w:val="76667F85"/>
    <w:multiLevelType w:val="hybridMultilevel"/>
    <w:tmpl w:val="37B6CD4A"/>
    <w:lvl w:ilvl="0" w:tplc="4BAEBD3C">
      <w:start w:val="1"/>
      <w:numFmt w:val="lowerLetter"/>
      <w:pStyle w:val="Question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nsid w:val="768653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9">
    <w:nsid w:val="78E71846"/>
    <w:multiLevelType w:val="hybridMultilevel"/>
    <w:tmpl w:val="83585154"/>
    <w:lvl w:ilvl="0" w:tplc="6402142E">
      <w:start w:val="1"/>
      <w:numFmt w:val="bullet"/>
      <w:pStyle w:val="BulletList7"/>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7922501D"/>
    <w:multiLevelType w:val="hybridMultilevel"/>
    <w:tmpl w:val="5812032E"/>
    <w:lvl w:ilvl="0" w:tplc="95E8713E">
      <w:start w:val="1"/>
      <w:numFmt w:val="decimal"/>
      <w:pStyle w:val="EnunciationNumber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nsid w:val="792F58D3"/>
    <w:multiLevelType w:val="hybridMultilevel"/>
    <w:tmpl w:val="9B688E84"/>
    <w:lvl w:ilvl="0" w:tplc="7DD8426E">
      <w:start w:val="1"/>
      <w:numFmt w:val="lowerRoman"/>
      <w:pStyle w:val="CaseStudy-Table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nsid w:val="793403AA"/>
    <w:multiLevelType w:val="hybridMultilevel"/>
    <w:tmpl w:val="7422A9B8"/>
    <w:lvl w:ilvl="0" w:tplc="4AAAEDDE">
      <w:start w:val="1"/>
      <w:numFmt w:val="decimal"/>
      <w:pStyle w:val="ExampleNumberList4"/>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3">
    <w:nsid w:val="797419C1"/>
    <w:multiLevelType w:val="hybridMultilevel"/>
    <w:tmpl w:val="AEBABA40"/>
    <w:lvl w:ilvl="0" w:tplc="DB9A5242">
      <w:start w:val="1"/>
      <w:numFmt w:val="decimal"/>
      <w:pStyle w:val="ProblemNL10"/>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nsid w:val="798E110B"/>
    <w:multiLevelType w:val="hybridMultilevel"/>
    <w:tmpl w:val="039CFA40"/>
    <w:lvl w:ilvl="0" w:tplc="49B03606">
      <w:start w:val="1"/>
      <w:numFmt w:val="lowerLetter"/>
      <w:pStyle w:val="Box3-eXtractLcA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nsid w:val="7A6E2161"/>
    <w:multiLevelType w:val="hybridMultilevel"/>
    <w:tmpl w:val="8D6A86B0"/>
    <w:lvl w:ilvl="0" w:tplc="C10A28CE">
      <w:start w:val="1"/>
      <w:numFmt w:val="bullet"/>
      <w:pStyle w:val="Ltr-BulletList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nsid w:val="7AB7205E"/>
    <w:multiLevelType w:val="hybridMultilevel"/>
    <w:tmpl w:val="F6D4A6F6"/>
    <w:lvl w:ilvl="0" w:tplc="112AE7D2">
      <w:start w:val="1"/>
      <w:numFmt w:val="lowerLetter"/>
      <w:pStyle w:val="SummaryLc-Alpha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nsid w:val="7BC453A0"/>
    <w:multiLevelType w:val="hybridMultilevel"/>
    <w:tmpl w:val="EE3C0722"/>
    <w:lvl w:ilvl="0" w:tplc="89761744">
      <w:start w:val="1"/>
      <w:numFmt w:val="upperRoman"/>
      <w:pStyle w:val="Problem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nsid w:val="7C2E4E63"/>
    <w:multiLevelType w:val="hybridMultilevel"/>
    <w:tmpl w:val="632C068A"/>
    <w:lvl w:ilvl="0" w:tplc="366E7916">
      <w:start w:val="1"/>
      <w:numFmt w:val="bullet"/>
      <w:pStyle w:val="EN-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nsid w:val="7C617612"/>
    <w:multiLevelType w:val="hybridMultilevel"/>
    <w:tmpl w:val="6AACDD62"/>
    <w:lvl w:ilvl="0" w:tplc="8960C53A">
      <w:start w:val="1"/>
      <w:numFmt w:val="bullet"/>
      <w:pStyle w:val="QuestionDL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nsid w:val="7C883819"/>
    <w:multiLevelType w:val="hybridMultilevel"/>
    <w:tmpl w:val="CB0AC63A"/>
    <w:lvl w:ilvl="0" w:tplc="617A1EE0">
      <w:start w:val="1"/>
      <w:numFmt w:val="upperRoman"/>
      <w:pStyle w:val="CaseStudyUc-RomanList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1">
    <w:nsid w:val="7C9C2E66"/>
    <w:multiLevelType w:val="hybridMultilevel"/>
    <w:tmpl w:val="9C9EF400"/>
    <w:lvl w:ilvl="0" w:tplc="4B567814">
      <w:start w:val="1"/>
      <w:numFmt w:val="bullet"/>
      <w:pStyle w:val="ComputerCodeB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nsid w:val="7D4E6026"/>
    <w:multiLevelType w:val="hybridMultilevel"/>
    <w:tmpl w:val="5F12D05E"/>
    <w:lvl w:ilvl="0" w:tplc="45542016">
      <w:start w:val="1"/>
      <w:numFmt w:val="lowerLetter"/>
      <w:pStyle w:val="Box1-LCAlphaList2"/>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3">
    <w:nsid w:val="7D562CD7"/>
    <w:multiLevelType w:val="hybridMultilevel"/>
    <w:tmpl w:val="BD90E982"/>
    <w:lvl w:ilvl="0" w:tplc="5E229796">
      <w:start w:val="1"/>
      <w:numFmt w:val="bullet"/>
      <w:pStyle w:val="CrossBL1eXtractTx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4">
    <w:nsid w:val="7E055B14"/>
    <w:multiLevelType w:val="hybridMultilevel"/>
    <w:tmpl w:val="80583568"/>
    <w:lvl w:ilvl="0" w:tplc="3588E912">
      <w:start w:val="1"/>
      <w:numFmt w:val="bullet"/>
      <w:pStyle w:val="BulletList2"/>
      <w:lvlText w:val="•"/>
      <w:lvlJc w:val="left"/>
      <w:pPr>
        <w:ind w:left="717" w:hanging="360"/>
      </w:pPr>
      <w:rPr>
        <w:rFonts w:ascii="Times New Roman" w:hAnsi="Times New Roman" w:cs="Times New Roman" w:hint="default"/>
        <w:color w:val="00B05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nsid w:val="7E3A41C7"/>
    <w:multiLevelType w:val="hybridMultilevel"/>
    <w:tmpl w:val="529A7050"/>
    <w:lvl w:ilvl="0" w:tplc="ED24456E">
      <w:start w:val="1"/>
      <w:numFmt w:val="lowerRoman"/>
      <w:pStyle w:val="CaseStudy-LcRomanlist1"/>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6">
    <w:nsid w:val="7E415A02"/>
    <w:multiLevelType w:val="hybridMultilevel"/>
    <w:tmpl w:val="6EBA4BCC"/>
    <w:lvl w:ilvl="0" w:tplc="D4C627F2">
      <w:start w:val="1"/>
      <w:numFmt w:val="decimal"/>
      <w:pStyle w:val="Box2-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nsid w:val="7E75319E"/>
    <w:multiLevelType w:val="hybridMultilevel"/>
    <w:tmpl w:val="9E02221E"/>
    <w:lvl w:ilvl="0" w:tplc="618EE380">
      <w:start w:val="1"/>
      <w:numFmt w:val="lowerLetter"/>
      <w:pStyle w:val="EN-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nsid w:val="7E7A5F67"/>
    <w:multiLevelType w:val="multilevel"/>
    <w:tmpl w:val="FDA8D1CA"/>
    <w:lvl w:ilvl="0">
      <w:start w:val="1"/>
      <w:numFmt w:val="bullet"/>
      <w:lvlText w:val="•"/>
      <w:lvlJc w:val="left"/>
      <w:pPr>
        <w:ind w:left="360" w:hanging="360"/>
      </w:pPr>
      <w:rPr>
        <w:rFonts w:ascii="Times New Roman" w:hAnsi="Times New Roman" w:cs="Times New Roman" w:hint="default"/>
        <w:color w:val="002060"/>
        <w:sz w:val="32"/>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45"/>
  </w:num>
  <w:num w:numId="2">
    <w:abstractNumId w:val="171"/>
  </w:num>
  <w:num w:numId="3">
    <w:abstractNumId w:val="69"/>
  </w:num>
  <w:num w:numId="4">
    <w:abstractNumId w:val="204"/>
  </w:num>
  <w:num w:numId="5">
    <w:abstractNumId w:val="225"/>
  </w:num>
  <w:num w:numId="6">
    <w:abstractNumId w:val="210"/>
  </w:num>
  <w:num w:numId="7">
    <w:abstractNumId w:val="32"/>
  </w:num>
  <w:num w:numId="8">
    <w:abstractNumId w:val="99"/>
  </w:num>
  <w:num w:numId="9">
    <w:abstractNumId w:val="74"/>
  </w:num>
  <w:num w:numId="10">
    <w:abstractNumId w:val="102"/>
  </w:num>
  <w:num w:numId="11">
    <w:abstractNumId w:val="12"/>
  </w:num>
  <w:num w:numId="12">
    <w:abstractNumId w:val="97"/>
  </w:num>
  <w:num w:numId="13">
    <w:abstractNumId w:val="135"/>
  </w:num>
  <w:num w:numId="14">
    <w:abstractNumId w:val="25"/>
  </w:num>
  <w:num w:numId="15">
    <w:abstractNumId w:val="105"/>
  </w:num>
  <w:num w:numId="16">
    <w:abstractNumId w:val="218"/>
  </w:num>
  <w:num w:numId="17">
    <w:abstractNumId w:val="216"/>
  </w:num>
  <w:num w:numId="18">
    <w:abstractNumId w:val="38"/>
  </w:num>
  <w:num w:numId="19">
    <w:abstractNumId w:val="137"/>
  </w:num>
  <w:num w:numId="20">
    <w:abstractNumId w:val="128"/>
  </w:num>
  <w:num w:numId="21">
    <w:abstractNumId w:val="193"/>
  </w:num>
  <w:num w:numId="22">
    <w:abstractNumId w:val="208"/>
  </w:num>
  <w:num w:numId="23">
    <w:abstractNumId w:val="76"/>
  </w:num>
  <w:num w:numId="24">
    <w:abstractNumId w:val="143"/>
  </w:num>
  <w:num w:numId="25">
    <w:abstractNumId w:val="57"/>
  </w:num>
  <w:num w:numId="26">
    <w:abstractNumId w:val="155"/>
  </w:num>
  <w:num w:numId="27">
    <w:abstractNumId w:val="100"/>
  </w:num>
  <w:num w:numId="28">
    <w:abstractNumId w:val="194"/>
  </w:num>
  <w:num w:numId="29">
    <w:abstractNumId w:val="28"/>
  </w:num>
  <w:num w:numId="30">
    <w:abstractNumId w:val="239"/>
  </w:num>
  <w:num w:numId="31">
    <w:abstractNumId w:val="195"/>
  </w:num>
  <w:num w:numId="32">
    <w:abstractNumId w:val="93"/>
  </w:num>
  <w:num w:numId="33">
    <w:abstractNumId w:val="188"/>
  </w:num>
  <w:num w:numId="34">
    <w:abstractNumId w:val="23"/>
  </w:num>
  <w:num w:numId="35">
    <w:abstractNumId w:val="228"/>
  </w:num>
  <w:num w:numId="36">
    <w:abstractNumId w:val="101"/>
  </w:num>
  <w:num w:numId="37">
    <w:abstractNumId w:val="9"/>
  </w:num>
  <w:num w:numId="38">
    <w:abstractNumId w:val="7"/>
  </w:num>
  <w:num w:numId="39">
    <w:abstractNumId w:val="6"/>
  </w:num>
  <w:num w:numId="40">
    <w:abstractNumId w:val="5"/>
  </w:num>
  <w:num w:numId="41">
    <w:abstractNumId w:val="4"/>
  </w:num>
  <w:num w:numId="42">
    <w:abstractNumId w:val="8"/>
  </w:num>
  <w:num w:numId="43">
    <w:abstractNumId w:val="3"/>
  </w:num>
  <w:num w:numId="44">
    <w:abstractNumId w:val="2"/>
  </w:num>
  <w:num w:numId="45">
    <w:abstractNumId w:val="1"/>
  </w:num>
  <w:num w:numId="46">
    <w:abstractNumId w:val="0"/>
  </w:num>
  <w:num w:numId="47">
    <w:abstractNumId w:val="203"/>
  </w:num>
  <w:num w:numId="48">
    <w:abstractNumId w:val="244"/>
  </w:num>
  <w:num w:numId="49">
    <w:abstractNumId w:val="177"/>
  </w:num>
  <w:num w:numId="50">
    <w:abstractNumId w:val="36"/>
  </w:num>
  <w:num w:numId="51">
    <w:abstractNumId w:val="115"/>
  </w:num>
  <w:num w:numId="52">
    <w:abstractNumId w:val="229"/>
  </w:num>
  <w:num w:numId="53">
    <w:abstractNumId w:val="13"/>
  </w:num>
  <w:num w:numId="54">
    <w:abstractNumId w:val="20"/>
  </w:num>
  <w:num w:numId="55">
    <w:abstractNumId w:val="168"/>
  </w:num>
  <w:num w:numId="56">
    <w:abstractNumId w:val="131"/>
  </w:num>
  <w:num w:numId="57">
    <w:abstractNumId w:val="238"/>
  </w:num>
  <w:num w:numId="58">
    <w:abstractNumId w:val="197"/>
  </w:num>
  <w:num w:numId="59">
    <w:abstractNumId w:val="37"/>
  </w:num>
  <w:num w:numId="60">
    <w:abstractNumId w:val="26"/>
  </w:num>
  <w:num w:numId="61">
    <w:abstractNumId w:val="82"/>
  </w:num>
  <w:num w:numId="62">
    <w:abstractNumId w:val="122"/>
  </w:num>
  <w:num w:numId="63">
    <w:abstractNumId w:val="206"/>
  </w:num>
  <w:num w:numId="64">
    <w:abstractNumId w:val="107"/>
  </w:num>
  <w:num w:numId="65">
    <w:abstractNumId w:val="242"/>
  </w:num>
  <w:num w:numId="66">
    <w:abstractNumId w:val="159"/>
  </w:num>
  <w:num w:numId="67">
    <w:abstractNumId w:val="78"/>
  </w:num>
  <w:num w:numId="68">
    <w:abstractNumId w:val="163"/>
  </w:num>
  <w:num w:numId="69">
    <w:abstractNumId w:val="72"/>
  </w:num>
  <w:num w:numId="70">
    <w:abstractNumId w:val="247"/>
  </w:num>
  <w:num w:numId="71">
    <w:abstractNumId w:val="162"/>
  </w:num>
  <w:num w:numId="72">
    <w:abstractNumId w:val="47"/>
  </w:num>
  <w:num w:numId="73">
    <w:abstractNumId w:val="184"/>
  </w:num>
  <w:num w:numId="74">
    <w:abstractNumId w:val="227"/>
  </w:num>
  <w:num w:numId="75">
    <w:abstractNumId w:val="161"/>
  </w:num>
  <w:num w:numId="76">
    <w:abstractNumId w:val="41"/>
  </w:num>
  <w:num w:numId="77">
    <w:abstractNumId w:val="118"/>
  </w:num>
  <w:num w:numId="78">
    <w:abstractNumId w:val="190"/>
  </w:num>
  <w:num w:numId="79">
    <w:abstractNumId w:val="136"/>
  </w:num>
  <w:num w:numId="80">
    <w:abstractNumId w:val="67"/>
  </w:num>
  <w:num w:numId="81">
    <w:abstractNumId w:val="45"/>
  </w:num>
  <w:num w:numId="82">
    <w:abstractNumId w:val="174"/>
  </w:num>
  <w:num w:numId="83">
    <w:abstractNumId w:val="232"/>
  </w:num>
  <w:num w:numId="84">
    <w:abstractNumId w:val="154"/>
  </w:num>
  <w:num w:numId="85">
    <w:abstractNumId w:val="24"/>
  </w:num>
  <w:num w:numId="86">
    <w:abstractNumId w:val="91"/>
  </w:num>
  <w:num w:numId="87">
    <w:abstractNumId w:val="114"/>
  </w:num>
  <w:num w:numId="88">
    <w:abstractNumId w:val="165"/>
  </w:num>
  <w:num w:numId="89">
    <w:abstractNumId w:val="202"/>
  </w:num>
  <w:num w:numId="90">
    <w:abstractNumId w:val="186"/>
  </w:num>
  <w:num w:numId="91">
    <w:abstractNumId w:val="34"/>
  </w:num>
  <w:num w:numId="92">
    <w:abstractNumId w:val="60"/>
  </w:num>
  <w:num w:numId="93">
    <w:abstractNumId w:val="151"/>
  </w:num>
  <w:num w:numId="94">
    <w:abstractNumId w:val="170"/>
  </w:num>
  <w:num w:numId="95">
    <w:abstractNumId w:val="211"/>
  </w:num>
  <w:num w:numId="96">
    <w:abstractNumId w:val="226"/>
  </w:num>
  <w:num w:numId="97">
    <w:abstractNumId w:val="96"/>
  </w:num>
  <w:num w:numId="98">
    <w:abstractNumId w:val="117"/>
  </w:num>
  <w:num w:numId="99">
    <w:abstractNumId w:val="33"/>
  </w:num>
  <w:num w:numId="100">
    <w:abstractNumId w:val="173"/>
  </w:num>
  <w:num w:numId="101">
    <w:abstractNumId w:val="142"/>
  </w:num>
  <w:num w:numId="102">
    <w:abstractNumId w:val="70"/>
  </w:num>
  <w:num w:numId="103">
    <w:abstractNumId w:val="79"/>
  </w:num>
  <w:num w:numId="104">
    <w:abstractNumId w:val="61"/>
  </w:num>
  <w:num w:numId="105">
    <w:abstractNumId w:val="144"/>
  </w:num>
  <w:num w:numId="106">
    <w:abstractNumId w:val="90"/>
  </w:num>
  <w:num w:numId="107">
    <w:abstractNumId w:val="88"/>
  </w:num>
  <w:num w:numId="108">
    <w:abstractNumId w:val="95"/>
  </w:num>
  <w:num w:numId="109">
    <w:abstractNumId w:val="48"/>
  </w:num>
  <w:num w:numId="110">
    <w:abstractNumId w:val="109"/>
  </w:num>
  <w:num w:numId="111">
    <w:abstractNumId w:val="236"/>
  </w:num>
  <w:num w:numId="112">
    <w:abstractNumId w:val="46"/>
  </w:num>
  <w:num w:numId="113">
    <w:abstractNumId w:val="241"/>
  </w:num>
  <w:num w:numId="114">
    <w:abstractNumId w:val="199"/>
  </w:num>
  <w:num w:numId="115">
    <w:abstractNumId w:val="200"/>
  </w:num>
  <w:num w:numId="116">
    <w:abstractNumId w:val="75"/>
  </w:num>
  <w:num w:numId="117">
    <w:abstractNumId w:val="240"/>
  </w:num>
  <w:num w:numId="118">
    <w:abstractNumId w:val="44"/>
  </w:num>
  <w:num w:numId="119">
    <w:abstractNumId w:val="30"/>
  </w:num>
  <w:num w:numId="120">
    <w:abstractNumId w:val="224"/>
  </w:num>
  <w:num w:numId="121">
    <w:abstractNumId w:val="64"/>
  </w:num>
  <w:num w:numId="122">
    <w:abstractNumId w:val="133"/>
  </w:num>
  <w:num w:numId="123">
    <w:abstractNumId w:val="140"/>
  </w:num>
  <w:num w:numId="124">
    <w:abstractNumId w:val="81"/>
  </w:num>
  <w:num w:numId="125">
    <w:abstractNumId w:val="68"/>
  </w:num>
  <w:num w:numId="126">
    <w:abstractNumId w:val="234"/>
  </w:num>
  <w:num w:numId="127">
    <w:abstractNumId w:val="108"/>
  </w:num>
  <w:num w:numId="128">
    <w:abstractNumId w:val="192"/>
  </w:num>
  <w:num w:numId="129">
    <w:abstractNumId w:val="87"/>
  </w:num>
  <w:num w:numId="130">
    <w:abstractNumId w:val="207"/>
  </w:num>
  <w:num w:numId="131">
    <w:abstractNumId w:val="18"/>
  </w:num>
  <w:num w:numId="132">
    <w:abstractNumId w:val="219"/>
  </w:num>
  <w:num w:numId="133">
    <w:abstractNumId w:val="29"/>
  </w:num>
  <w:num w:numId="134">
    <w:abstractNumId w:val="243"/>
  </w:num>
  <w:num w:numId="135">
    <w:abstractNumId w:val="153"/>
  </w:num>
  <w:num w:numId="136">
    <w:abstractNumId w:val="147"/>
  </w:num>
  <w:num w:numId="137">
    <w:abstractNumId w:val="54"/>
  </w:num>
  <w:num w:numId="138">
    <w:abstractNumId w:val="183"/>
  </w:num>
  <w:num w:numId="139">
    <w:abstractNumId w:val="146"/>
  </w:num>
  <w:num w:numId="140">
    <w:abstractNumId w:val="112"/>
  </w:num>
  <w:num w:numId="141">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77"/>
  </w:num>
  <w:num w:numId="144">
    <w:abstractNumId w:val="223"/>
  </w:num>
  <w:num w:numId="145">
    <w:abstractNumId w:val="172"/>
  </w:num>
  <w:num w:numId="146">
    <w:abstractNumId w:val="152"/>
  </w:num>
  <w:num w:numId="147">
    <w:abstractNumId w:val="187"/>
  </w:num>
  <w:num w:numId="148">
    <w:abstractNumId w:val="132"/>
  </w:num>
  <w:num w:numId="149">
    <w:abstractNumId w:val="21"/>
  </w:num>
  <w:num w:numId="150">
    <w:abstractNumId w:val="230"/>
  </w:num>
  <w:num w:numId="151">
    <w:abstractNumId w:val="221"/>
  </w:num>
  <w:num w:numId="152">
    <w:abstractNumId w:val="85"/>
  </w:num>
  <w:num w:numId="153">
    <w:abstractNumId w:val="55"/>
  </w:num>
  <w:num w:numId="154">
    <w:abstractNumId w:val="111"/>
  </w:num>
  <w:num w:numId="155">
    <w:abstractNumId w:val="196"/>
  </w:num>
  <w:num w:numId="156">
    <w:abstractNumId w:val="213"/>
  </w:num>
  <w:num w:numId="157">
    <w:abstractNumId w:val="58"/>
  </w:num>
  <w:num w:numId="158">
    <w:abstractNumId w:val="198"/>
  </w:num>
  <w:num w:numId="159">
    <w:abstractNumId w:val="215"/>
  </w:num>
  <w:num w:numId="160">
    <w:abstractNumId w:val="106"/>
  </w:num>
  <w:num w:numId="161">
    <w:abstractNumId w:val="62"/>
  </w:num>
  <w:num w:numId="162">
    <w:abstractNumId w:val="113"/>
  </w:num>
  <w:num w:numId="163">
    <w:abstractNumId w:val="150"/>
  </w:num>
  <w:num w:numId="164">
    <w:abstractNumId w:val="141"/>
  </w:num>
  <w:num w:numId="165">
    <w:abstractNumId w:val="212"/>
  </w:num>
  <w:num w:numId="166">
    <w:abstractNumId w:val="94"/>
  </w:num>
  <w:num w:numId="167">
    <w:abstractNumId w:val="103"/>
  </w:num>
  <w:num w:numId="168">
    <w:abstractNumId w:val="17"/>
  </w:num>
  <w:num w:numId="169">
    <w:abstractNumId w:val="191"/>
  </w:num>
  <w:num w:numId="170">
    <w:abstractNumId w:val="169"/>
  </w:num>
  <w:num w:numId="171">
    <w:abstractNumId w:val="134"/>
  </w:num>
  <w:num w:numId="172">
    <w:abstractNumId w:val="181"/>
  </w:num>
  <w:num w:numId="173">
    <w:abstractNumId w:val="214"/>
  </w:num>
  <w:num w:numId="174">
    <w:abstractNumId w:val="235"/>
  </w:num>
  <w:num w:numId="175">
    <w:abstractNumId w:val="185"/>
  </w:num>
  <w:num w:numId="176">
    <w:abstractNumId w:val="130"/>
  </w:num>
  <w:num w:numId="177">
    <w:abstractNumId w:val="217"/>
  </w:num>
  <w:num w:numId="178">
    <w:abstractNumId w:val="180"/>
  </w:num>
  <w:num w:numId="179">
    <w:abstractNumId w:val="10"/>
  </w:num>
  <w:num w:numId="180">
    <w:abstractNumId w:val="209"/>
  </w:num>
  <w:num w:numId="181">
    <w:abstractNumId w:val="189"/>
  </w:num>
  <w:num w:numId="182">
    <w:abstractNumId w:val="56"/>
  </w:num>
  <w:num w:numId="183">
    <w:abstractNumId w:val="120"/>
  </w:num>
  <w:num w:numId="184">
    <w:abstractNumId w:val="237"/>
  </w:num>
  <w:num w:numId="185">
    <w:abstractNumId w:val="129"/>
  </w:num>
  <w:num w:numId="186">
    <w:abstractNumId w:val="182"/>
  </w:num>
  <w:num w:numId="187">
    <w:abstractNumId w:val="104"/>
  </w:num>
  <w:num w:numId="188">
    <w:abstractNumId w:val="233"/>
  </w:num>
  <w:num w:numId="189">
    <w:abstractNumId w:val="59"/>
  </w:num>
  <w:num w:numId="190">
    <w:abstractNumId w:val="89"/>
  </w:num>
  <w:num w:numId="191">
    <w:abstractNumId w:val="158"/>
  </w:num>
  <w:num w:numId="192">
    <w:abstractNumId w:val="84"/>
  </w:num>
  <w:num w:numId="193">
    <w:abstractNumId w:val="175"/>
  </w:num>
  <w:num w:numId="194">
    <w:abstractNumId w:val="80"/>
  </w:num>
  <w:num w:numId="195">
    <w:abstractNumId w:val="126"/>
  </w:num>
  <w:num w:numId="196">
    <w:abstractNumId w:val="149"/>
  </w:num>
  <w:num w:numId="197">
    <w:abstractNumId w:val="124"/>
  </w:num>
  <w:num w:numId="198">
    <w:abstractNumId w:val="176"/>
  </w:num>
  <w:num w:numId="199">
    <w:abstractNumId w:val="66"/>
  </w:num>
  <w:num w:numId="200">
    <w:abstractNumId w:val="51"/>
  </w:num>
  <w:num w:numId="201">
    <w:abstractNumId w:val="50"/>
  </w:num>
  <w:num w:numId="202">
    <w:abstractNumId w:val="19"/>
  </w:num>
  <w:num w:numId="203">
    <w:abstractNumId w:val="127"/>
  </w:num>
  <w:num w:numId="204">
    <w:abstractNumId w:val="49"/>
  </w:num>
  <w:num w:numId="205">
    <w:abstractNumId w:val="222"/>
  </w:num>
  <w:num w:numId="206">
    <w:abstractNumId w:val="201"/>
  </w:num>
  <w:num w:numId="207">
    <w:abstractNumId w:val="98"/>
  </w:num>
  <w:num w:numId="208">
    <w:abstractNumId w:val="40"/>
  </w:num>
  <w:num w:numId="209">
    <w:abstractNumId w:val="15"/>
  </w:num>
  <w:num w:numId="210">
    <w:abstractNumId w:val="52"/>
  </w:num>
  <w:num w:numId="211">
    <w:abstractNumId w:val="14"/>
  </w:num>
  <w:num w:numId="212">
    <w:abstractNumId w:val="116"/>
  </w:num>
  <w:num w:numId="213">
    <w:abstractNumId w:val="166"/>
  </w:num>
  <w:num w:numId="214">
    <w:abstractNumId w:val="92"/>
  </w:num>
  <w:num w:numId="215">
    <w:abstractNumId w:val="53"/>
  </w:num>
  <w:num w:numId="216">
    <w:abstractNumId w:val="123"/>
  </w:num>
  <w:num w:numId="217">
    <w:abstractNumId w:val="119"/>
  </w:num>
  <w:num w:numId="218">
    <w:abstractNumId w:val="110"/>
  </w:num>
  <w:num w:numId="219">
    <w:abstractNumId w:val="83"/>
  </w:num>
  <w:num w:numId="220">
    <w:abstractNumId w:val="16"/>
  </w:num>
  <w:num w:numId="221">
    <w:abstractNumId w:val="156"/>
  </w:num>
  <w:num w:numId="222">
    <w:abstractNumId w:val="11"/>
  </w:num>
  <w:num w:numId="223">
    <w:abstractNumId w:val="164"/>
  </w:num>
  <w:num w:numId="224">
    <w:abstractNumId w:val="35"/>
  </w:num>
  <w:num w:numId="225">
    <w:abstractNumId w:val="138"/>
  </w:num>
  <w:num w:numId="226">
    <w:abstractNumId w:val="22"/>
  </w:num>
  <w:num w:numId="227">
    <w:abstractNumId w:val="205"/>
  </w:num>
  <w:num w:numId="228">
    <w:abstractNumId w:val="148"/>
  </w:num>
  <w:num w:numId="229">
    <w:abstractNumId w:val="86"/>
  </w:num>
  <w:num w:numId="230">
    <w:abstractNumId w:val="246"/>
  </w:num>
  <w:num w:numId="231">
    <w:abstractNumId w:val="220"/>
  </w:num>
  <w:num w:numId="232">
    <w:abstractNumId w:val="71"/>
  </w:num>
  <w:num w:numId="233">
    <w:abstractNumId w:val="167"/>
  </w:num>
  <w:num w:numId="234">
    <w:abstractNumId w:val="73"/>
  </w:num>
  <w:num w:numId="235">
    <w:abstractNumId w:val="125"/>
  </w:num>
  <w:num w:numId="236">
    <w:abstractNumId w:val="139"/>
  </w:num>
  <w:num w:numId="237">
    <w:abstractNumId w:val="27"/>
  </w:num>
  <w:num w:numId="238">
    <w:abstractNumId w:val="65"/>
  </w:num>
  <w:num w:numId="239">
    <w:abstractNumId w:val="245"/>
  </w:num>
  <w:num w:numId="240">
    <w:abstractNumId w:val="39"/>
  </w:num>
  <w:num w:numId="241">
    <w:abstractNumId w:val="31"/>
  </w:num>
  <w:num w:numId="242">
    <w:abstractNumId w:val="160"/>
  </w:num>
  <w:num w:numId="243">
    <w:abstractNumId w:val="63"/>
  </w:num>
  <w:num w:numId="244">
    <w:abstractNumId w:val="178"/>
  </w:num>
  <w:num w:numId="245">
    <w:abstractNumId w:val="157"/>
  </w:num>
  <w:num w:numId="246">
    <w:abstractNumId w:val="42"/>
  </w:num>
  <w:num w:numId="247">
    <w:abstractNumId w:val="231"/>
  </w:num>
  <w:num w:numId="248">
    <w:abstractNumId w:val="121"/>
  </w:num>
  <w:num w:numId="249">
    <w:abstractNumId w:val="43"/>
  </w:num>
  <w:numIdMacAtCleanup w:val="24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Windows Live" w15:userId="09c9c56fd3d49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hideSpellingErrors/>
  <w:linkStyles/>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ln" w:val="True"/>
    <w:docVar w:name="dsflag" w:val="1"/>
  </w:docVars>
  <w:rsids>
    <w:rsidRoot w:val="00664639"/>
    <w:rsid w:val="00001D1D"/>
    <w:rsid w:val="000115E6"/>
    <w:rsid w:val="00012CE1"/>
    <w:rsid w:val="0001710B"/>
    <w:rsid w:val="00026BF2"/>
    <w:rsid w:val="00027D3A"/>
    <w:rsid w:val="000305DD"/>
    <w:rsid w:val="00030D36"/>
    <w:rsid w:val="000459D0"/>
    <w:rsid w:val="000477FB"/>
    <w:rsid w:val="00050140"/>
    <w:rsid w:val="00051E3D"/>
    <w:rsid w:val="000529AF"/>
    <w:rsid w:val="00053BC5"/>
    <w:rsid w:val="00053CAD"/>
    <w:rsid w:val="00062DA6"/>
    <w:rsid w:val="000717E7"/>
    <w:rsid w:val="000740F9"/>
    <w:rsid w:val="00076901"/>
    <w:rsid w:val="00085684"/>
    <w:rsid w:val="000B2156"/>
    <w:rsid w:val="000B5135"/>
    <w:rsid w:val="000C7150"/>
    <w:rsid w:val="000E0AB9"/>
    <w:rsid w:val="000E494C"/>
    <w:rsid w:val="000F77BD"/>
    <w:rsid w:val="00101A60"/>
    <w:rsid w:val="00110161"/>
    <w:rsid w:val="0011687A"/>
    <w:rsid w:val="00120A3E"/>
    <w:rsid w:val="001236E6"/>
    <w:rsid w:val="00133651"/>
    <w:rsid w:val="001359F2"/>
    <w:rsid w:val="00136520"/>
    <w:rsid w:val="001369D2"/>
    <w:rsid w:val="0015641E"/>
    <w:rsid w:val="0018203F"/>
    <w:rsid w:val="001A473E"/>
    <w:rsid w:val="001B14BD"/>
    <w:rsid w:val="001B233D"/>
    <w:rsid w:val="001B640D"/>
    <w:rsid w:val="001D198F"/>
    <w:rsid w:val="001D53C6"/>
    <w:rsid w:val="001D5C11"/>
    <w:rsid w:val="001F4FA4"/>
    <w:rsid w:val="001F6729"/>
    <w:rsid w:val="00216D3F"/>
    <w:rsid w:val="00217AAB"/>
    <w:rsid w:val="00220C49"/>
    <w:rsid w:val="00234DF3"/>
    <w:rsid w:val="00236F1D"/>
    <w:rsid w:val="002413ED"/>
    <w:rsid w:val="00247DB7"/>
    <w:rsid w:val="002505E4"/>
    <w:rsid w:val="00251989"/>
    <w:rsid w:val="00254FDE"/>
    <w:rsid w:val="002563BC"/>
    <w:rsid w:val="00257705"/>
    <w:rsid w:val="00264846"/>
    <w:rsid w:val="0026776A"/>
    <w:rsid w:val="00270ED2"/>
    <w:rsid w:val="00270F06"/>
    <w:rsid w:val="00272190"/>
    <w:rsid w:val="00272786"/>
    <w:rsid w:val="002773BC"/>
    <w:rsid w:val="0028055D"/>
    <w:rsid w:val="002847DD"/>
    <w:rsid w:val="002850AB"/>
    <w:rsid w:val="0028645B"/>
    <w:rsid w:val="00287A7E"/>
    <w:rsid w:val="00293454"/>
    <w:rsid w:val="002944DA"/>
    <w:rsid w:val="00297B64"/>
    <w:rsid w:val="002A18F0"/>
    <w:rsid w:val="002A5741"/>
    <w:rsid w:val="002C15E5"/>
    <w:rsid w:val="002C6C3A"/>
    <w:rsid w:val="002F3774"/>
    <w:rsid w:val="00302B13"/>
    <w:rsid w:val="0032352F"/>
    <w:rsid w:val="00325AA7"/>
    <w:rsid w:val="0033109A"/>
    <w:rsid w:val="00353EDD"/>
    <w:rsid w:val="00360E02"/>
    <w:rsid w:val="003744A0"/>
    <w:rsid w:val="0039170A"/>
    <w:rsid w:val="00395162"/>
    <w:rsid w:val="003960DA"/>
    <w:rsid w:val="003A43ED"/>
    <w:rsid w:val="003A6BD4"/>
    <w:rsid w:val="003B08E1"/>
    <w:rsid w:val="003C11EE"/>
    <w:rsid w:val="003C294B"/>
    <w:rsid w:val="003C3253"/>
    <w:rsid w:val="003C3FA7"/>
    <w:rsid w:val="003C5774"/>
    <w:rsid w:val="003D0BCF"/>
    <w:rsid w:val="003D0EB4"/>
    <w:rsid w:val="003E2532"/>
    <w:rsid w:val="003E456F"/>
    <w:rsid w:val="003F142C"/>
    <w:rsid w:val="003F4A9E"/>
    <w:rsid w:val="003F50F6"/>
    <w:rsid w:val="0040195B"/>
    <w:rsid w:val="00415508"/>
    <w:rsid w:val="0041755A"/>
    <w:rsid w:val="004230B7"/>
    <w:rsid w:val="00432E8C"/>
    <w:rsid w:val="00461503"/>
    <w:rsid w:val="00462826"/>
    <w:rsid w:val="00462F01"/>
    <w:rsid w:val="00466D36"/>
    <w:rsid w:val="004730E0"/>
    <w:rsid w:val="004803D9"/>
    <w:rsid w:val="004846F6"/>
    <w:rsid w:val="00487AE1"/>
    <w:rsid w:val="004A66F2"/>
    <w:rsid w:val="004A6E24"/>
    <w:rsid w:val="004A7099"/>
    <w:rsid w:val="004B3767"/>
    <w:rsid w:val="004D7657"/>
    <w:rsid w:val="004E3DB3"/>
    <w:rsid w:val="004E4C9C"/>
    <w:rsid w:val="004E581C"/>
    <w:rsid w:val="004F368D"/>
    <w:rsid w:val="004F4032"/>
    <w:rsid w:val="004F55BF"/>
    <w:rsid w:val="004F601B"/>
    <w:rsid w:val="0050677D"/>
    <w:rsid w:val="00517D9F"/>
    <w:rsid w:val="0052308D"/>
    <w:rsid w:val="0053145F"/>
    <w:rsid w:val="00542ECB"/>
    <w:rsid w:val="005470FB"/>
    <w:rsid w:val="00552950"/>
    <w:rsid w:val="00561DC7"/>
    <w:rsid w:val="0056589D"/>
    <w:rsid w:val="00573898"/>
    <w:rsid w:val="00575D75"/>
    <w:rsid w:val="0059180C"/>
    <w:rsid w:val="005943C3"/>
    <w:rsid w:val="005A1D5B"/>
    <w:rsid w:val="005A31C9"/>
    <w:rsid w:val="005A6D47"/>
    <w:rsid w:val="005B3CFF"/>
    <w:rsid w:val="005C36C0"/>
    <w:rsid w:val="005C393B"/>
    <w:rsid w:val="005C4ED9"/>
    <w:rsid w:val="005D5AF6"/>
    <w:rsid w:val="005E3BE6"/>
    <w:rsid w:val="005F70E5"/>
    <w:rsid w:val="00611786"/>
    <w:rsid w:val="00611EC5"/>
    <w:rsid w:val="00615FBC"/>
    <w:rsid w:val="0061733A"/>
    <w:rsid w:val="006207FA"/>
    <w:rsid w:val="006224E5"/>
    <w:rsid w:val="00636DF7"/>
    <w:rsid w:val="00637052"/>
    <w:rsid w:val="00641B11"/>
    <w:rsid w:val="006428B5"/>
    <w:rsid w:val="00646F3A"/>
    <w:rsid w:val="00654DF6"/>
    <w:rsid w:val="00656D5B"/>
    <w:rsid w:val="00656D94"/>
    <w:rsid w:val="0066187F"/>
    <w:rsid w:val="00661DE5"/>
    <w:rsid w:val="00664639"/>
    <w:rsid w:val="0066505F"/>
    <w:rsid w:val="0067216A"/>
    <w:rsid w:val="00672A33"/>
    <w:rsid w:val="00674D96"/>
    <w:rsid w:val="00675DCE"/>
    <w:rsid w:val="006768A1"/>
    <w:rsid w:val="0068112C"/>
    <w:rsid w:val="00683A66"/>
    <w:rsid w:val="006B1620"/>
    <w:rsid w:val="006B3E69"/>
    <w:rsid w:val="006B515A"/>
    <w:rsid w:val="006B64F4"/>
    <w:rsid w:val="006C2DE9"/>
    <w:rsid w:val="006C5E90"/>
    <w:rsid w:val="006E2ABF"/>
    <w:rsid w:val="006E4E42"/>
    <w:rsid w:val="006F14A2"/>
    <w:rsid w:val="006F14A6"/>
    <w:rsid w:val="006F3BA0"/>
    <w:rsid w:val="006F5E68"/>
    <w:rsid w:val="0070213D"/>
    <w:rsid w:val="00704101"/>
    <w:rsid w:val="007045DA"/>
    <w:rsid w:val="0071512A"/>
    <w:rsid w:val="00723BBF"/>
    <w:rsid w:val="007352DE"/>
    <w:rsid w:val="00746565"/>
    <w:rsid w:val="007477C1"/>
    <w:rsid w:val="007508A4"/>
    <w:rsid w:val="0076162F"/>
    <w:rsid w:val="00761A88"/>
    <w:rsid w:val="00772E64"/>
    <w:rsid w:val="007764ED"/>
    <w:rsid w:val="00791A5F"/>
    <w:rsid w:val="007945B3"/>
    <w:rsid w:val="0079767A"/>
    <w:rsid w:val="007A31A2"/>
    <w:rsid w:val="007B17E9"/>
    <w:rsid w:val="007D6802"/>
    <w:rsid w:val="00800C8A"/>
    <w:rsid w:val="00801E48"/>
    <w:rsid w:val="008225D9"/>
    <w:rsid w:val="0082515F"/>
    <w:rsid w:val="00825596"/>
    <w:rsid w:val="00863C8C"/>
    <w:rsid w:val="008661AC"/>
    <w:rsid w:val="00866F60"/>
    <w:rsid w:val="008674C4"/>
    <w:rsid w:val="008701F3"/>
    <w:rsid w:val="008812C4"/>
    <w:rsid w:val="008866EC"/>
    <w:rsid w:val="008970A6"/>
    <w:rsid w:val="008A086C"/>
    <w:rsid w:val="008C07B4"/>
    <w:rsid w:val="008C506D"/>
    <w:rsid w:val="008C75D7"/>
    <w:rsid w:val="008D1EDE"/>
    <w:rsid w:val="008D68BD"/>
    <w:rsid w:val="008E1BD9"/>
    <w:rsid w:val="008E48B6"/>
    <w:rsid w:val="008E4D7B"/>
    <w:rsid w:val="008F3704"/>
    <w:rsid w:val="008F7CF0"/>
    <w:rsid w:val="009117D9"/>
    <w:rsid w:val="00913D7D"/>
    <w:rsid w:val="00914FC9"/>
    <w:rsid w:val="00924054"/>
    <w:rsid w:val="00925496"/>
    <w:rsid w:val="0094032A"/>
    <w:rsid w:val="00950F96"/>
    <w:rsid w:val="00956AAD"/>
    <w:rsid w:val="0097244E"/>
    <w:rsid w:val="0097397E"/>
    <w:rsid w:val="0097435D"/>
    <w:rsid w:val="00974BC3"/>
    <w:rsid w:val="00975530"/>
    <w:rsid w:val="00982F76"/>
    <w:rsid w:val="00982FE5"/>
    <w:rsid w:val="009947A5"/>
    <w:rsid w:val="009B38AF"/>
    <w:rsid w:val="009C676B"/>
    <w:rsid w:val="009E0661"/>
    <w:rsid w:val="009E3BCB"/>
    <w:rsid w:val="00A012D0"/>
    <w:rsid w:val="00A042D5"/>
    <w:rsid w:val="00A056E6"/>
    <w:rsid w:val="00A10661"/>
    <w:rsid w:val="00A21926"/>
    <w:rsid w:val="00A2539F"/>
    <w:rsid w:val="00A2751A"/>
    <w:rsid w:val="00A322F6"/>
    <w:rsid w:val="00A34B7B"/>
    <w:rsid w:val="00A3666A"/>
    <w:rsid w:val="00A36FCC"/>
    <w:rsid w:val="00A428A8"/>
    <w:rsid w:val="00A53321"/>
    <w:rsid w:val="00A658EA"/>
    <w:rsid w:val="00A67085"/>
    <w:rsid w:val="00A67CE9"/>
    <w:rsid w:val="00A725D6"/>
    <w:rsid w:val="00A92D50"/>
    <w:rsid w:val="00A9775E"/>
    <w:rsid w:val="00AA0B21"/>
    <w:rsid w:val="00AA7DF9"/>
    <w:rsid w:val="00AC2F31"/>
    <w:rsid w:val="00AC69A2"/>
    <w:rsid w:val="00AD548F"/>
    <w:rsid w:val="00AD54FA"/>
    <w:rsid w:val="00AD5682"/>
    <w:rsid w:val="00AE127A"/>
    <w:rsid w:val="00AF7C65"/>
    <w:rsid w:val="00B0164F"/>
    <w:rsid w:val="00B02C7A"/>
    <w:rsid w:val="00B033A8"/>
    <w:rsid w:val="00B03AFC"/>
    <w:rsid w:val="00B04C44"/>
    <w:rsid w:val="00B055B2"/>
    <w:rsid w:val="00B1188E"/>
    <w:rsid w:val="00B16544"/>
    <w:rsid w:val="00B243B7"/>
    <w:rsid w:val="00B32AAA"/>
    <w:rsid w:val="00B36465"/>
    <w:rsid w:val="00B36748"/>
    <w:rsid w:val="00B51FEB"/>
    <w:rsid w:val="00B5373B"/>
    <w:rsid w:val="00B771C4"/>
    <w:rsid w:val="00B901E3"/>
    <w:rsid w:val="00B940E7"/>
    <w:rsid w:val="00BB2440"/>
    <w:rsid w:val="00BE650B"/>
    <w:rsid w:val="00C01187"/>
    <w:rsid w:val="00C040DC"/>
    <w:rsid w:val="00C1457B"/>
    <w:rsid w:val="00C1641F"/>
    <w:rsid w:val="00C16DB3"/>
    <w:rsid w:val="00C20166"/>
    <w:rsid w:val="00C20876"/>
    <w:rsid w:val="00C21435"/>
    <w:rsid w:val="00C21598"/>
    <w:rsid w:val="00C25C9A"/>
    <w:rsid w:val="00C31AC6"/>
    <w:rsid w:val="00C31C99"/>
    <w:rsid w:val="00C34660"/>
    <w:rsid w:val="00C42F90"/>
    <w:rsid w:val="00C55F2F"/>
    <w:rsid w:val="00C56AFB"/>
    <w:rsid w:val="00C573E3"/>
    <w:rsid w:val="00C773B9"/>
    <w:rsid w:val="00C824F7"/>
    <w:rsid w:val="00C84450"/>
    <w:rsid w:val="00C85732"/>
    <w:rsid w:val="00C87041"/>
    <w:rsid w:val="00C92CDC"/>
    <w:rsid w:val="00C93676"/>
    <w:rsid w:val="00C940F1"/>
    <w:rsid w:val="00CA3789"/>
    <w:rsid w:val="00CC0301"/>
    <w:rsid w:val="00CC2236"/>
    <w:rsid w:val="00CD1FED"/>
    <w:rsid w:val="00CD4228"/>
    <w:rsid w:val="00CD4DC9"/>
    <w:rsid w:val="00CD5593"/>
    <w:rsid w:val="00CF65C8"/>
    <w:rsid w:val="00D01116"/>
    <w:rsid w:val="00D064A0"/>
    <w:rsid w:val="00D12F25"/>
    <w:rsid w:val="00D2346C"/>
    <w:rsid w:val="00D27710"/>
    <w:rsid w:val="00D36FE0"/>
    <w:rsid w:val="00D40647"/>
    <w:rsid w:val="00D47B2A"/>
    <w:rsid w:val="00D55D09"/>
    <w:rsid w:val="00D759C0"/>
    <w:rsid w:val="00D771BB"/>
    <w:rsid w:val="00D800FB"/>
    <w:rsid w:val="00D91908"/>
    <w:rsid w:val="00D9794C"/>
    <w:rsid w:val="00D97CFD"/>
    <w:rsid w:val="00DA7AEA"/>
    <w:rsid w:val="00DA7EF8"/>
    <w:rsid w:val="00DC78B6"/>
    <w:rsid w:val="00DC7AB8"/>
    <w:rsid w:val="00DD54A4"/>
    <w:rsid w:val="00DD7072"/>
    <w:rsid w:val="00DE6D49"/>
    <w:rsid w:val="00DE7693"/>
    <w:rsid w:val="00E0422B"/>
    <w:rsid w:val="00E04DF6"/>
    <w:rsid w:val="00E0516C"/>
    <w:rsid w:val="00E05D13"/>
    <w:rsid w:val="00E06967"/>
    <w:rsid w:val="00E117BF"/>
    <w:rsid w:val="00E1492E"/>
    <w:rsid w:val="00E153EC"/>
    <w:rsid w:val="00E216B9"/>
    <w:rsid w:val="00E244D3"/>
    <w:rsid w:val="00E30BB0"/>
    <w:rsid w:val="00E37D36"/>
    <w:rsid w:val="00E57707"/>
    <w:rsid w:val="00E67E07"/>
    <w:rsid w:val="00E711AE"/>
    <w:rsid w:val="00E74CCB"/>
    <w:rsid w:val="00E87E23"/>
    <w:rsid w:val="00E926BD"/>
    <w:rsid w:val="00E94A4E"/>
    <w:rsid w:val="00E96785"/>
    <w:rsid w:val="00EA1E78"/>
    <w:rsid w:val="00EA6CCA"/>
    <w:rsid w:val="00EB1056"/>
    <w:rsid w:val="00EB4996"/>
    <w:rsid w:val="00EB60D6"/>
    <w:rsid w:val="00EC19AB"/>
    <w:rsid w:val="00EC2DC3"/>
    <w:rsid w:val="00EF2D44"/>
    <w:rsid w:val="00EF7F9E"/>
    <w:rsid w:val="00F02248"/>
    <w:rsid w:val="00F06CD4"/>
    <w:rsid w:val="00F135A9"/>
    <w:rsid w:val="00F14861"/>
    <w:rsid w:val="00F17720"/>
    <w:rsid w:val="00F248C9"/>
    <w:rsid w:val="00F26D9C"/>
    <w:rsid w:val="00F31F4D"/>
    <w:rsid w:val="00F36F17"/>
    <w:rsid w:val="00F41FDA"/>
    <w:rsid w:val="00F5065F"/>
    <w:rsid w:val="00F6774B"/>
    <w:rsid w:val="00F71296"/>
    <w:rsid w:val="00F73B34"/>
    <w:rsid w:val="00F82FD4"/>
    <w:rsid w:val="00F84C3C"/>
    <w:rsid w:val="00FA7571"/>
    <w:rsid w:val="00FC11EB"/>
    <w:rsid w:val="00FC4701"/>
    <w:rsid w:val="00FD63DB"/>
    <w:rsid w:val="00FF1461"/>
    <w:rsid w:val="00FF218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71B9ED"/>
  <w15:chartTrackingRefBased/>
  <w15:docId w15:val="{4B345CA6-5110-D44C-8A58-CEE6ED80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5" w:unhideWhenUsed="1" w:qFormat="1"/>
    <w:lsdException w:name="heading 4" w:semiHidden="1" w:uiPriority="15" w:unhideWhenUsed="1" w:qFormat="1"/>
    <w:lsdException w:name="heading 5" w:semiHidden="1" w:uiPriority="9" w:unhideWhenUsed="1" w:qFormat="1"/>
    <w:lsdException w:name="heading 6" w:semiHidden="1" w:uiPriority="9" w:unhideWhenUsed="1" w:qFormat="1"/>
    <w:lsdException w:name="heading 7" w:semiHidden="1" w:uiPriority="15" w:unhideWhenUsed="1" w:qFormat="1"/>
    <w:lsdException w:name="heading 8" w:semiHidden="1" w:uiPriority="15" w:unhideWhenUsed="1" w:qFormat="1"/>
    <w:lsdException w:name="heading 9" w:semiHidden="1" w:uiPriority="1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D9C"/>
    <w:pPr>
      <w:spacing w:after="160" w:line="259" w:lineRule="auto"/>
    </w:pPr>
    <w:rPr>
      <w:sz w:val="22"/>
      <w:szCs w:val="22"/>
      <w:lang w:val="en-IN"/>
    </w:rPr>
  </w:style>
  <w:style w:type="paragraph" w:styleId="Heading1">
    <w:name w:val="heading 1"/>
    <w:basedOn w:val="Normal"/>
    <w:next w:val="Normal"/>
    <w:link w:val="Heading1Char"/>
    <w:uiPriority w:val="9"/>
    <w:qFormat/>
    <w:rsid w:val="003F142C"/>
    <w:pPr>
      <w:keepNext/>
      <w:keepLines/>
      <w:spacing w:before="480"/>
      <w:outlineLvl w:val="0"/>
    </w:pPr>
    <w:rPr>
      <w:rFonts w:ascii="Calibri Light" w:hAnsi="Calibri Light" w:cs="Latha"/>
      <w:b/>
      <w:bCs/>
      <w:color w:val="2E74B5"/>
      <w:sz w:val="28"/>
      <w:szCs w:val="28"/>
    </w:rPr>
  </w:style>
  <w:style w:type="paragraph" w:styleId="Heading2">
    <w:name w:val="heading 2"/>
    <w:basedOn w:val="Normal"/>
    <w:next w:val="Normal"/>
    <w:link w:val="Heading2Char"/>
    <w:uiPriority w:val="9"/>
    <w:qFormat/>
    <w:rsid w:val="003F142C"/>
    <w:pPr>
      <w:keepNext/>
      <w:keepLines/>
      <w:spacing w:before="200"/>
      <w:outlineLvl w:val="1"/>
    </w:pPr>
    <w:rPr>
      <w:rFonts w:ascii="Calibri Light" w:hAnsi="Calibri Light" w:cs="Latha"/>
      <w:b/>
      <w:bCs/>
      <w:color w:val="5B9BD5"/>
      <w:sz w:val="26"/>
      <w:szCs w:val="26"/>
    </w:rPr>
  </w:style>
  <w:style w:type="paragraph" w:styleId="Heading3">
    <w:name w:val="heading 3"/>
    <w:basedOn w:val="Normal"/>
    <w:next w:val="Normal"/>
    <w:link w:val="Heading3Char"/>
    <w:uiPriority w:val="15"/>
    <w:qFormat/>
    <w:rsid w:val="003F142C"/>
    <w:pPr>
      <w:keepNext/>
      <w:spacing w:before="480"/>
      <w:outlineLvl w:val="2"/>
    </w:pPr>
    <w:rPr>
      <w:rFonts w:ascii="Cambria" w:hAnsi="Cambria"/>
      <w:b/>
      <w:bCs/>
      <w:i/>
      <w:color w:val="800080"/>
      <w:szCs w:val="26"/>
      <w:lang w:val="x-none" w:eastAsia="x-none"/>
    </w:rPr>
  </w:style>
  <w:style w:type="paragraph" w:styleId="Heading4">
    <w:name w:val="heading 4"/>
    <w:basedOn w:val="Normal"/>
    <w:next w:val="Normal"/>
    <w:link w:val="Heading4Char"/>
    <w:uiPriority w:val="15"/>
    <w:qFormat/>
    <w:rsid w:val="003F142C"/>
    <w:pPr>
      <w:keepNext/>
      <w:spacing w:before="360"/>
      <w:outlineLvl w:val="3"/>
    </w:pPr>
    <w:rPr>
      <w:rFonts w:ascii="Cambria" w:hAnsi="Cambria"/>
      <w:bCs/>
      <w:smallCaps/>
      <w:color w:val="FF6600"/>
      <w:szCs w:val="28"/>
      <w:lang w:val="x-none" w:eastAsia="x-none"/>
    </w:rPr>
  </w:style>
  <w:style w:type="paragraph" w:styleId="Heading5">
    <w:name w:val="heading 5"/>
    <w:basedOn w:val="Normal"/>
    <w:next w:val="Normal"/>
    <w:link w:val="Heading5Char"/>
    <w:uiPriority w:val="9"/>
    <w:semiHidden/>
    <w:qFormat/>
    <w:rsid w:val="003F142C"/>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qFormat/>
    <w:rsid w:val="003F142C"/>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5"/>
    <w:semiHidden/>
    <w:qFormat/>
    <w:rsid w:val="003F142C"/>
    <w:pPr>
      <w:numPr>
        <w:ilvl w:val="6"/>
        <w:numId w:val="1"/>
      </w:numPr>
      <w:tabs>
        <w:tab w:val="num" w:pos="8004"/>
      </w:tabs>
      <w:spacing w:before="240" w:after="60"/>
      <w:ind w:left="8004" w:hanging="360"/>
      <w:outlineLvl w:val="6"/>
    </w:pPr>
    <w:rPr>
      <w:lang w:val="x-none" w:eastAsia="x-none"/>
    </w:rPr>
  </w:style>
  <w:style w:type="paragraph" w:styleId="Heading8">
    <w:name w:val="heading 8"/>
    <w:basedOn w:val="Normal"/>
    <w:next w:val="Normal"/>
    <w:link w:val="Heading8Char"/>
    <w:uiPriority w:val="15"/>
    <w:semiHidden/>
    <w:qFormat/>
    <w:rsid w:val="003F142C"/>
    <w:pPr>
      <w:numPr>
        <w:ilvl w:val="7"/>
        <w:numId w:val="1"/>
      </w:numPr>
      <w:tabs>
        <w:tab w:val="num" w:pos="8724"/>
      </w:tabs>
      <w:spacing w:before="240" w:after="60"/>
      <w:ind w:left="8724" w:hanging="360"/>
      <w:outlineLvl w:val="7"/>
    </w:pPr>
    <w:rPr>
      <w:i/>
      <w:iCs/>
      <w:lang w:val="x-none" w:eastAsia="x-none"/>
    </w:rPr>
  </w:style>
  <w:style w:type="paragraph" w:styleId="Heading9">
    <w:name w:val="heading 9"/>
    <w:basedOn w:val="Normal"/>
    <w:next w:val="Normal"/>
    <w:link w:val="Heading9Char"/>
    <w:uiPriority w:val="15"/>
    <w:semiHidden/>
    <w:qFormat/>
    <w:rsid w:val="003F142C"/>
    <w:pPr>
      <w:numPr>
        <w:ilvl w:val="8"/>
        <w:numId w:val="1"/>
      </w:numPr>
      <w:tabs>
        <w:tab w:val="num" w:pos="9444"/>
      </w:tabs>
      <w:spacing w:before="240" w:after="60"/>
      <w:ind w:left="9444" w:hanging="180"/>
      <w:outlineLvl w:val="8"/>
    </w:pPr>
    <w:rPr>
      <w:rFonts w:ascii="Cambria" w:hAnsi="Cambria"/>
      <w:lang w:val="x-none" w:eastAsia="x-none"/>
    </w:rPr>
  </w:style>
  <w:style w:type="character" w:default="1" w:styleId="DefaultParagraphFont">
    <w:name w:val="Default Paragraph Font"/>
    <w:uiPriority w:val="1"/>
    <w:semiHidden/>
    <w:unhideWhenUsed/>
    <w:rsid w:val="00F26D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D9C"/>
  </w:style>
  <w:style w:type="character" w:customStyle="1" w:styleId="TableNumber">
    <w:name w:val="TableNumber"/>
    <w:basedOn w:val="DefaultParagraphFont"/>
    <w:rsid w:val="003F142C"/>
    <w:rPr>
      <w:rFonts w:asciiTheme="minorHAnsi" w:eastAsiaTheme="minorHAnsi" w:hAnsiTheme="minorHAnsi" w:cstheme="minorBidi"/>
      <w:b/>
      <w:color w:val="CC0099"/>
      <w:lang w:val="en-IN"/>
    </w:rPr>
  </w:style>
  <w:style w:type="character" w:customStyle="1" w:styleId="UnresolvedMention1">
    <w:name w:val="Unresolved Mention1"/>
    <w:basedOn w:val="DefaultParagraphFont"/>
    <w:uiPriority w:val="99"/>
    <w:semiHidden/>
    <w:unhideWhenUsed/>
    <w:rsid w:val="00664639"/>
    <w:rPr>
      <w:color w:val="605E5C"/>
      <w:shd w:val="clear" w:color="auto" w:fill="E1DFDD"/>
    </w:rPr>
  </w:style>
  <w:style w:type="character" w:customStyle="1" w:styleId="Heading1Char">
    <w:name w:val="Heading 1 Char"/>
    <w:link w:val="Heading1"/>
    <w:uiPriority w:val="9"/>
    <w:rsid w:val="003F142C"/>
    <w:rPr>
      <w:rFonts w:ascii="Calibri Light" w:eastAsia="Times New Roman" w:hAnsi="Calibri Light" w:cs="Latha"/>
      <w:b/>
      <w:bCs/>
      <w:color w:val="2E74B5"/>
      <w:sz w:val="28"/>
      <w:szCs w:val="28"/>
      <w:lang w:val="en-US"/>
    </w:rPr>
  </w:style>
  <w:style w:type="character" w:customStyle="1" w:styleId="Heading3Char">
    <w:name w:val="Heading 3 Char"/>
    <w:basedOn w:val="DefaultParagraphFont"/>
    <w:link w:val="Heading3"/>
    <w:uiPriority w:val="15"/>
    <w:rsid w:val="003F142C"/>
    <w:rPr>
      <w:rFonts w:ascii="Cambria" w:eastAsia="Times New Roman" w:hAnsi="Cambria" w:cs="Times New Roman"/>
      <w:b/>
      <w:bCs/>
      <w:i/>
      <w:color w:val="800080"/>
      <w:szCs w:val="26"/>
      <w:lang w:val="x-none" w:eastAsia="x-none"/>
    </w:rPr>
  </w:style>
  <w:style w:type="character" w:customStyle="1" w:styleId="Heading2Char">
    <w:name w:val="Heading 2 Char"/>
    <w:link w:val="Heading2"/>
    <w:uiPriority w:val="9"/>
    <w:rsid w:val="003F142C"/>
    <w:rPr>
      <w:rFonts w:ascii="Calibri Light" w:eastAsia="Times New Roman" w:hAnsi="Calibri Light" w:cs="Latha"/>
      <w:b/>
      <w:bCs/>
      <w:color w:val="5B9BD5"/>
      <w:sz w:val="26"/>
      <w:szCs w:val="26"/>
      <w:lang w:val="en-US"/>
    </w:rPr>
  </w:style>
  <w:style w:type="character" w:styleId="FollowedHyperlink">
    <w:name w:val="FollowedHyperlink"/>
    <w:basedOn w:val="DefaultParagraphFont"/>
    <w:uiPriority w:val="99"/>
    <w:unhideWhenUsed/>
    <w:rsid w:val="003F142C"/>
    <w:rPr>
      <w:color w:val="954F72" w:themeColor="followedHyperlink"/>
      <w:u w:val="single"/>
    </w:rPr>
  </w:style>
  <w:style w:type="paragraph" w:styleId="ListParagraph">
    <w:name w:val="List Paragraph"/>
    <w:basedOn w:val="Normal"/>
    <w:uiPriority w:val="34"/>
    <w:qFormat/>
    <w:rsid w:val="003F142C"/>
    <w:pPr>
      <w:ind w:left="720"/>
      <w:contextualSpacing/>
    </w:pPr>
  </w:style>
  <w:style w:type="paragraph" w:styleId="Header">
    <w:name w:val="header"/>
    <w:basedOn w:val="Normal"/>
    <w:link w:val="HeaderChar"/>
    <w:uiPriority w:val="99"/>
    <w:rsid w:val="003F142C"/>
    <w:pPr>
      <w:tabs>
        <w:tab w:val="center" w:pos="4680"/>
        <w:tab w:val="right" w:pos="9360"/>
      </w:tabs>
    </w:pPr>
  </w:style>
  <w:style w:type="character" w:customStyle="1" w:styleId="HeaderChar">
    <w:name w:val="Header Char"/>
    <w:basedOn w:val="DefaultParagraphFont"/>
    <w:link w:val="Header"/>
    <w:uiPriority w:val="99"/>
    <w:rsid w:val="003F142C"/>
    <w:rPr>
      <w:rFonts w:ascii="Times New Roman" w:eastAsia="Times New Roman" w:hAnsi="Times New Roman" w:cs="Times New Roman"/>
      <w:lang w:val="en-US"/>
    </w:rPr>
  </w:style>
  <w:style w:type="paragraph" w:styleId="Footer">
    <w:name w:val="footer"/>
    <w:basedOn w:val="Normal"/>
    <w:link w:val="FooterChar"/>
    <w:uiPriority w:val="99"/>
    <w:rsid w:val="003F142C"/>
    <w:pPr>
      <w:tabs>
        <w:tab w:val="center" w:pos="4680"/>
        <w:tab w:val="right" w:pos="9360"/>
      </w:tabs>
    </w:pPr>
  </w:style>
  <w:style w:type="character" w:customStyle="1" w:styleId="FooterChar">
    <w:name w:val="Footer Char"/>
    <w:basedOn w:val="DefaultParagraphFont"/>
    <w:link w:val="Footer"/>
    <w:uiPriority w:val="99"/>
    <w:rsid w:val="003F142C"/>
    <w:rPr>
      <w:rFonts w:ascii="Times New Roman" w:eastAsia="Times New Roman" w:hAnsi="Times New Roman" w:cs="Times New Roman"/>
      <w:lang w:val="en-US"/>
    </w:rPr>
  </w:style>
  <w:style w:type="character" w:styleId="PageNumber">
    <w:name w:val="page number"/>
    <w:basedOn w:val="DefaultParagraphFont"/>
    <w:uiPriority w:val="99"/>
    <w:unhideWhenUsed/>
    <w:rsid w:val="003F142C"/>
  </w:style>
  <w:style w:type="character" w:styleId="CommentReference">
    <w:name w:val="annotation reference"/>
    <w:uiPriority w:val="99"/>
    <w:unhideWhenUsed/>
    <w:rsid w:val="003F142C"/>
    <w:rPr>
      <w:sz w:val="16"/>
      <w:szCs w:val="16"/>
    </w:rPr>
  </w:style>
  <w:style w:type="paragraph" w:styleId="CommentText">
    <w:name w:val="annotation text"/>
    <w:basedOn w:val="Normal"/>
    <w:link w:val="CommentTextChar"/>
    <w:uiPriority w:val="99"/>
    <w:unhideWhenUsed/>
    <w:rsid w:val="003F142C"/>
    <w:rPr>
      <w:szCs w:val="20"/>
    </w:rPr>
  </w:style>
  <w:style w:type="character" w:customStyle="1" w:styleId="CommentTextChar">
    <w:name w:val="Comment Text Char"/>
    <w:link w:val="CommentText"/>
    <w:uiPriority w:val="99"/>
    <w:rsid w:val="003F142C"/>
    <w:rPr>
      <w:rFonts w:ascii="Times New Roman" w:eastAsia="Times New Roman" w:hAnsi="Times New Roman" w:cs="Times New Roman"/>
      <w:szCs w:val="20"/>
      <w:lang w:val="en-US"/>
    </w:rPr>
  </w:style>
  <w:style w:type="paragraph" w:styleId="CommentSubject">
    <w:name w:val="annotation subject"/>
    <w:basedOn w:val="CommentText"/>
    <w:next w:val="CommentText"/>
    <w:link w:val="CommentSubjectChar"/>
    <w:uiPriority w:val="99"/>
    <w:unhideWhenUsed/>
    <w:rsid w:val="003F142C"/>
    <w:rPr>
      <w:b/>
      <w:bCs/>
    </w:rPr>
  </w:style>
  <w:style w:type="character" w:customStyle="1" w:styleId="CommentSubjectChar">
    <w:name w:val="Comment Subject Char"/>
    <w:link w:val="CommentSubject"/>
    <w:uiPriority w:val="99"/>
    <w:rsid w:val="003F142C"/>
    <w:rPr>
      <w:rFonts w:ascii="Times New Roman" w:eastAsia="Times New Roman" w:hAnsi="Times New Roman" w:cs="Times New Roman"/>
      <w:b/>
      <w:bCs/>
      <w:szCs w:val="20"/>
      <w:lang w:val="en-US"/>
    </w:rPr>
  </w:style>
  <w:style w:type="paragraph" w:styleId="BalloonText">
    <w:name w:val="Balloon Text"/>
    <w:basedOn w:val="Normal"/>
    <w:link w:val="BalloonTextChar"/>
    <w:uiPriority w:val="99"/>
    <w:unhideWhenUsed/>
    <w:rsid w:val="003F142C"/>
    <w:rPr>
      <w:rFonts w:ascii="Tahoma" w:hAnsi="Tahoma" w:cs="Tahoma"/>
      <w:szCs w:val="16"/>
    </w:rPr>
  </w:style>
  <w:style w:type="character" w:customStyle="1" w:styleId="BalloonTextChar">
    <w:name w:val="Balloon Text Char"/>
    <w:link w:val="BalloonText"/>
    <w:uiPriority w:val="99"/>
    <w:rsid w:val="003F142C"/>
    <w:rPr>
      <w:rFonts w:ascii="Tahoma" w:eastAsia="Times New Roman" w:hAnsi="Tahoma" w:cs="Tahoma"/>
      <w:szCs w:val="16"/>
      <w:lang w:val="en-US"/>
    </w:rPr>
  </w:style>
  <w:style w:type="paragraph" w:styleId="Revision">
    <w:name w:val="Revision"/>
    <w:hidden/>
    <w:uiPriority w:val="99"/>
    <w:semiHidden/>
    <w:rsid w:val="00B5373B"/>
  </w:style>
  <w:style w:type="paragraph" w:styleId="Bibliography">
    <w:name w:val="Bibliography"/>
    <w:basedOn w:val="Normal"/>
    <w:next w:val="Normal"/>
    <w:uiPriority w:val="37"/>
    <w:unhideWhenUsed/>
    <w:rsid w:val="003F142C"/>
  </w:style>
  <w:style w:type="paragraph" w:customStyle="1" w:styleId="Quoteinset">
    <w:name w:val="Quote inset"/>
    <w:basedOn w:val="Normal"/>
    <w:next w:val="Normal"/>
    <w:qFormat/>
    <w:rsid w:val="004A66F2"/>
    <w:pPr>
      <w:ind w:left="709" w:right="656"/>
    </w:pPr>
    <w:rPr>
      <w:i/>
      <w:iCs/>
    </w:rPr>
  </w:style>
  <w:style w:type="character" w:customStyle="1" w:styleId="Heading4Char">
    <w:name w:val="Heading 4 Char"/>
    <w:basedOn w:val="DefaultParagraphFont"/>
    <w:link w:val="Heading4"/>
    <w:uiPriority w:val="15"/>
    <w:rsid w:val="003F142C"/>
    <w:rPr>
      <w:rFonts w:ascii="Cambria" w:eastAsia="Times New Roman" w:hAnsi="Cambria" w:cs="Times New Roman"/>
      <w:bCs/>
      <w:smallCaps/>
      <w:color w:val="FF6600"/>
      <w:szCs w:val="28"/>
      <w:lang w:val="x-none" w:eastAsia="x-none"/>
    </w:rPr>
  </w:style>
  <w:style w:type="character" w:styleId="PlaceholderText">
    <w:name w:val="Placeholder Text"/>
    <w:basedOn w:val="DefaultParagraphFont"/>
    <w:uiPriority w:val="99"/>
    <w:semiHidden/>
    <w:rsid w:val="003F142C"/>
    <w:rPr>
      <w:color w:val="808080"/>
    </w:rPr>
  </w:style>
  <w:style w:type="character" w:customStyle="1" w:styleId="Heading5Char">
    <w:name w:val="Heading 5 Char"/>
    <w:basedOn w:val="DefaultParagraphFont"/>
    <w:link w:val="Heading5"/>
    <w:uiPriority w:val="9"/>
    <w:semiHidden/>
    <w:rsid w:val="003F142C"/>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3F142C"/>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15"/>
    <w:semiHidden/>
    <w:rsid w:val="003F142C"/>
    <w:rPr>
      <w:kern w:val="2"/>
      <w:sz w:val="22"/>
      <w:szCs w:val="22"/>
      <w:lang w:val="x-none" w:eastAsia="x-none"/>
      <w14:ligatures w14:val="standardContextual"/>
    </w:rPr>
  </w:style>
  <w:style w:type="character" w:customStyle="1" w:styleId="Heading8Char">
    <w:name w:val="Heading 8 Char"/>
    <w:basedOn w:val="DefaultParagraphFont"/>
    <w:link w:val="Heading8"/>
    <w:uiPriority w:val="15"/>
    <w:semiHidden/>
    <w:rsid w:val="003F142C"/>
    <w:rPr>
      <w:i/>
      <w:iCs/>
      <w:kern w:val="2"/>
      <w:sz w:val="22"/>
      <w:szCs w:val="22"/>
      <w:lang w:val="x-none" w:eastAsia="x-none"/>
      <w14:ligatures w14:val="standardContextual"/>
    </w:rPr>
  </w:style>
  <w:style w:type="character" w:customStyle="1" w:styleId="Heading9Char">
    <w:name w:val="Heading 9 Char"/>
    <w:basedOn w:val="DefaultParagraphFont"/>
    <w:link w:val="Heading9"/>
    <w:uiPriority w:val="15"/>
    <w:semiHidden/>
    <w:rsid w:val="003F142C"/>
    <w:rPr>
      <w:rFonts w:ascii="Cambria" w:hAnsi="Cambria"/>
      <w:kern w:val="2"/>
      <w:sz w:val="22"/>
      <w:szCs w:val="22"/>
      <w:lang w:val="x-none" w:eastAsia="x-none"/>
      <w14:ligatures w14:val="standardContextual"/>
    </w:rPr>
  </w:style>
  <w:style w:type="paragraph" w:customStyle="1" w:styleId="BookAuthorship">
    <w:name w:val="BookAuthorship"/>
    <w:basedOn w:val="Normal"/>
    <w:uiPriority w:val="1"/>
    <w:rsid w:val="003F142C"/>
    <w:rPr>
      <w:color w:val="FF0000"/>
    </w:rPr>
  </w:style>
  <w:style w:type="paragraph" w:customStyle="1" w:styleId="DivisionBookCategory">
    <w:name w:val="Division/BookCategory"/>
    <w:basedOn w:val="Normal"/>
    <w:rsid w:val="003F142C"/>
    <w:rPr>
      <w:color w:val="FF0000"/>
    </w:rPr>
  </w:style>
  <w:style w:type="paragraph" w:customStyle="1" w:styleId="ManuscriptID">
    <w:name w:val="ManuscriptID"/>
    <w:basedOn w:val="Normal"/>
    <w:rsid w:val="003F142C"/>
    <w:rPr>
      <w:color w:val="FF0000"/>
    </w:rPr>
  </w:style>
  <w:style w:type="paragraph" w:customStyle="1" w:styleId="DocumentType">
    <w:name w:val="DocumentType"/>
    <w:basedOn w:val="Normal"/>
    <w:rsid w:val="003F142C"/>
    <w:rPr>
      <w:color w:val="FF0000"/>
    </w:rPr>
  </w:style>
  <w:style w:type="paragraph" w:customStyle="1" w:styleId="BookNameTitle">
    <w:name w:val="BookName/Title"/>
    <w:basedOn w:val="Normal"/>
    <w:rsid w:val="003F142C"/>
    <w:rPr>
      <w:color w:val="FF0000"/>
    </w:rPr>
  </w:style>
  <w:style w:type="paragraph" w:customStyle="1" w:styleId="Client">
    <w:name w:val="Client"/>
    <w:basedOn w:val="Normal"/>
    <w:rsid w:val="003F142C"/>
    <w:rPr>
      <w:color w:val="FF0000"/>
    </w:rPr>
  </w:style>
  <w:style w:type="paragraph" w:customStyle="1" w:styleId="BookType">
    <w:name w:val="BookType"/>
    <w:basedOn w:val="Normal"/>
    <w:qFormat/>
    <w:rsid w:val="003F142C"/>
    <w:rPr>
      <w:color w:val="FF0000"/>
    </w:rPr>
  </w:style>
  <w:style w:type="paragraph" w:customStyle="1" w:styleId="PartNumber">
    <w:name w:val="PartNumber"/>
    <w:basedOn w:val="Normal"/>
    <w:link w:val="PartNumberChar"/>
    <w:uiPriority w:val="1"/>
    <w:qFormat/>
    <w:rsid w:val="003F142C"/>
    <w:pPr>
      <w:spacing w:before="240"/>
    </w:pPr>
    <w:rPr>
      <w:color w:val="CC00CC"/>
      <w:sz w:val="48"/>
    </w:rPr>
  </w:style>
  <w:style w:type="character" w:customStyle="1" w:styleId="PartNumberChar">
    <w:name w:val="PartNumber Char"/>
    <w:link w:val="PartNumber"/>
    <w:uiPriority w:val="1"/>
    <w:rsid w:val="003F142C"/>
    <w:rPr>
      <w:rFonts w:ascii="Times New Roman" w:eastAsia="Times New Roman" w:hAnsi="Times New Roman" w:cs="Times New Roman"/>
      <w:color w:val="CC00CC"/>
      <w:sz w:val="48"/>
      <w:lang w:val="en-US"/>
    </w:rPr>
  </w:style>
  <w:style w:type="paragraph" w:customStyle="1" w:styleId="PartTitle">
    <w:name w:val="PartTitle"/>
    <w:basedOn w:val="Normal"/>
    <w:uiPriority w:val="1"/>
    <w:qFormat/>
    <w:rsid w:val="003F142C"/>
    <w:pPr>
      <w:spacing w:after="480"/>
    </w:pPr>
    <w:rPr>
      <w:color w:val="009900"/>
      <w:sz w:val="48"/>
      <w:lang w:val="x-none" w:eastAsia="x-none"/>
    </w:rPr>
  </w:style>
  <w:style w:type="paragraph" w:customStyle="1" w:styleId="PartSubtitle">
    <w:name w:val="PartSubtitle"/>
    <w:basedOn w:val="PartTitle"/>
    <w:uiPriority w:val="1"/>
    <w:semiHidden/>
    <w:qFormat/>
    <w:rsid w:val="003F142C"/>
    <w:rPr>
      <w:color w:val="993366"/>
    </w:rPr>
  </w:style>
  <w:style w:type="paragraph" w:customStyle="1" w:styleId="ChapterTitle">
    <w:name w:val="ChapterTitle"/>
    <w:basedOn w:val="Normal"/>
    <w:uiPriority w:val="4"/>
    <w:rsid w:val="003F142C"/>
    <w:pPr>
      <w:outlineLvl w:val="0"/>
    </w:pPr>
    <w:rPr>
      <w:b/>
      <w:color w:val="00B050"/>
      <w:sz w:val="40"/>
    </w:rPr>
  </w:style>
  <w:style w:type="paragraph" w:customStyle="1" w:styleId="ChapterAuthor">
    <w:name w:val="ChapterAuthor"/>
    <w:basedOn w:val="Normal"/>
    <w:uiPriority w:val="5"/>
    <w:rsid w:val="003F142C"/>
  </w:style>
  <w:style w:type="paragraph" w:customStyle="1" w:styleId="ChapAuthorAffiliation">
    <w:name w:val="ChapAuthorAffiliation"/>
    <w:basedOn w:val="Normal"/>
    <w:uiPriority w:val="6"/>
    <w:rsid w:val="003F142C"/>
    <w:pPr>
      <w:spacing w:after="240"/>
    </w:pPr>
  </w:style>
  <w:style w:type="character" w:customStyle="1" w:styleId="PreserveCase">
    <w:name w:val="PreserveCase"/>
    <w:uiPriority w:val="15"/>
    <w:rsid w:val="003F142C"/>
    <w:rPr>
      <w:bdr w:val="none" w:sz="0" w:space="0" w:color="auto"/>
      <w:shd w:val="clear" w:color="auto" w:fill="FFCCFF"/>
    </w:rPr>
  </w:style>
  <w:style w:type="character" w:customStyle="1" w:styleId="PreserveStyle">
    <w:name w:val="PreserveStyle"/>
    <w:uiPriority w:val="15"/>
    <w:rsid w:val="003F142C"/>
    <w:rPr>
      <w:iCs/>
      <w:bdr w:val="none" w:sz="0" w:space="0" w:color="auto"/>
      <w:shd w:val="clear" w:color="auto" w:fill="99CCFF"/>
    </w:rPr>
  </w:style>
  <w:style w:type="paragraph" w:customStyle="1" w:styleId="ChapterSubtitle">
    <w:name w:val="ChapterSubtitle"/>
    <w:basedOn w:val="ChapterTitle"/>
    <w:uiPriority w:val="5"/>
    <w:qFormat/>
    <w:rsid w:val="003F142C"/>
  </w:style>
  <w:style w:type="paragraph" w:customStyle="1" w:styleId="ChapTitleFN">
    <w:name w:val="ChapTitleFN"/>
    <w:basedOn w:val="Normal"/>
    <w:uiPriority w:val="5"/>
    <w:semiHidden/>
    <w:qFormat/>
    <w:rsid w:val="003F142C"/>
    <w:pPr>
      <w:spacing w:after="240"/>
    </w:pPr>
  </w:style>
  <w:style w:type="paragraph" w:customStyle="1" w:styleId="ChapterNumber">
    <w:name w:val="ChapterNumber"/>
    <w:basedOn w:val="Normal"/>
    <w:link w:val="ChapterNumberChar"/>
    <w:uiPriority w:val="3"/>
    <w:qFormat/>
    <w:rsid w:val="003F142C"/>
    <w:rPr>
      <w:b/>
      <w:color w:val="C00000"/>
      <w:sz w:val="48"/>
    </w:rPr>
  </w:style>
  <w:style w:type="character" w:customStyle="1" w:styleId="ChapterNumberChar">
    <w:name w:val="ChapterNumber Char"/>
    <w:link w:val="ChapterNumber"/>
    <w:uiPriority w:val="3"/>
    <w:rsid w:val="003F142C"/>
    <w:rPr>
      <w:rFonts w:ascii="Times New Roman" w:eastAsia="Times New Roman" w:hAnsi="Times New Roman" w:cs="Times New Roman"/>
      <w:b/>
      <w:color w:val="C00000"/>
      <w:sz w:val="48"/>
      <w:lang w:val="en-US"/>
    </w:rPr>
  </w:style>
  <w:style w:type="paragraph" w:customStyle="1" w:styleId="SectionNumber">
    <w:name w:val="SectionNumber"/>
    <w:basedOn w:val="Normal"/>
    <w:link w:val="SectionNumberChar"/>
    <w:uiPriority w:val="1"/>
    <w:semiHidden/>
    <w:qFormat/>
    <w:rsid w:val="003F142C"/>
    <w:pPr>
      <w:spacing w:before="240"/>
    </w:pPr>
    <w:rPr>
      <w:caps/>
      <w:color w:val="CC00CC"/>
      <w:sz w:val="48"/>
    </w:rPr>
  </w:style>
  <w:style w:type="character" w:customStyle="1" w:styleId="SectionNumberChar">
    <w:name w:val="SectionNumber Char"/>
    <w:link w:val="SectionNumber"/>
    <w:uiPriority w:val="1"/>
    <w:semiHidden/>
    <w:rsid w:val="003F142C"/>
    <w:rPr>
      <w:rFonts w:ascii="Times New Roman" w:eastAsia="Times New Roman" w:hAnsi="Times New Roman" w:cs="Times New Roman"/>
      <w:caps/>
      <w:color w:val="CC00CC"/>
      <w:sz w:val="48"/>
      <w:lang w:val="en-US"/>
    </w:rPr>
  </w:style>
  <w:style w:type="paragraph" w:customStyle="1" w:styleId="SectionTitle">
    <w:name w:val="SectionTitle"/>
    <w:basedOn w:val="PartTitle"/>
    <w:uiPriority w:val="1"/>
    <w:semiHidden/>
    <w:qFormat/>
    <w:rsid w:val="003F142C"/>
    <w:rPr>
      <w:b/>
    </w:rPr>
  </w:style>
  <w:style w:type="paragraph" w:customStyle="1" w:styleId="UnitNumber">
    <w:name w:val="UnitNumber"/>
    <w:basedOn w:val="Normal"/>
    <w:link w:val="UnitNumberChar"/>
    <w:uiPriority w:val="1"/>
    <w:semiHidden/>
    <w:qFormat/>
    <w:rsid w:val="003F142C"/>
    <w:pPr>
      <w:spacing w:before="240"/>
    </w:pPr>
    <w:rPr>
      <w:b/>
      <w:caps/>
      <w:color w:val="CC00CC"/>
      <w:sz w:val="48"/>
    </w:rPr>
  </w:style>
  <w:style w:type="character" w:customStyle="1" w:styleId="UnitNumberChar">
    <w:name w:val="UnitNumber Char"/>
    <w:link w:val="UnitNumber"/>
    <w:uiPriority w:val="1"/>
    <w:semiHidden/>
    <w:rsid w:val="003F142C"/>
    <w:rPr>
      <w:rFonts w:ascii="Times New Roman" w:eastAsia="Times New Roman" w:hAnsi="Times New Roman" w:cs="Times New Roman"/>
      <w:b/>
      <w:caps/>
      <w:color w:val="CC00CC"/>
      <w:sz w:val="48"/>
      <w:lang w:val="en-US"/>
    </w:rPr>
  </w:style>
  <w:style w:type="paragraph" w:customStyle="1" w:styleId="UnitTitle">
    <w:name w:val="UnitTitle"/>
    <w:basedOn w:val="PartTitle"/>
    <w:uiPriority w:val="1"/>
    <w:semiHidden/>
    <w:qFormat/>
    <w:rsid w:val="003F142C"/>
  </w:style>
  <w:style w:type="paragraph" w:customStyle="1" w:styleId="GroupTitle">
    <w:name w:val="GroupTitle"/>
    <w:basedOn w:val="PartTitle"/>
    <w:uiPriority w:val="2"/>
    <w:semiHidden/>
    <w:qFormat/>
    <w:rsid w:val="003F142C"/>
    <w:rPr>
      <w:color w:val="993366"/>
    </w:rPr>
  </w:style>
  <w:style w:type="paragraph" w:customStyle="1" w:styleId="AbstractHeading">
    <w:name w:val="AbstractHeading"/>
    <w:basedOn w:val="Normal"/>
    <w:link w:val="AbstractHeadingChar"/>
    <w:uiPriority w:val="7"/>
    <w:rsid w:val="003F142C"/>
    <w:rPr>
      <w:b/>
    </w:rPr>
  </w:style>
  <w:style w:type="character" w:customStyle="1" w:styleId="AbstractHeadingChar">
    <w:name w:val="AbstractHeading Char"/>
    <w:link w:val="AbstractHeading"/>
    <w:uiPriority w:val="7"/>
    <w:rsid w:val="003F142C"/>
    <w:rPr>
      <w:rFonts w:ascii="Times New Roman" w:eastAsia="Times New Roman" w:hAnsi="Times New Roman" w:cs="Times New Roman"/>
      <w:b/>
      <w:lang w:val="en-US"/>
    </w:rPr>
  </w:style>
  <w:style w:type="paragraph" w:customStyle="1" w:styleId="Abstract">
    <w:name w:val="Abstract"/>
    <w:basedOn w:val="Normal"/>
    <w:uiPriority w:val="7"/>
    <w:rsid w:val="003F142C"/>
    <w:pPr>
      <w:spacing w:after="240"/>
      <w:ind w:left="288" w:right="864"/>
      <w:jc w:val="both"/>
    </w:pPr>
    <w:rPr>
      <w:color w:val="993366"/>
    </w:rPr>
  </w:style>
  <w:style w:type="paragraph" w:customStyle="1" w:styleId="ChapAcknowlHeading">
    <w:name w:val="ChapAcknowlHeading"/>
    <w:basedOn w:val="Normal"/>
    <w:link w:val="ChapAcknowlHeadingChar"/>
    <w:uiPriority w:val="6"/>
    <w:semiHidden/>
    <w:rsid w:val="003F142C"/>
    <w:rPr>
      <w:b/>
    </w:rPr>
  </w:style>
  <w:style w:type="character" w:customStyle="1" w:styleId="ChapAcknowlHeadingChar">
    <w:name w:val="ChapAcknowlHeading Char"/>
    <w:link w:val="ChapAcknowlHeading"/>
    <w:uiPriority w:val="6"/>
    <w:semiHidden/>
    <w:rsid w:val="003F142C"/>
    <w:rPr>
      <w:rFonts w:ascii="Times New Roman" w:eastAsia="Times New Roman" w:hAnsi="Times New Roman" w:cs="Times New Roman"/>
      <w:b/>
      <w:lang w:val="en-US"/>
    </w:rPr>
  </w:style>
  <w:style w:type="paragraph" w:customStyle="1" w:styleId="DeclarationOfInterest">
    <w:name w:val="DeclarationOfInterest"/>
    <w:basedOn w:val="Normal"/>
    <w:autoRedefine/>
    <w:uiPriority w:val="6"/>
    <w:semiHidden/>
    <w:qFormat/>
    <w:rsid w:val="003F142C"/>
    <w:pPr>
      <w:spacing w:after="240"/>
    </w:pPr>
  </w:style>
  <w:style w:type="paragraph" w:customStyle="1" w:styleId="AuthorBioHeading">
    <w:name w:val="AuthorBioHeading"/>
    <w:basedOn w:val="Normal"/>
    <w:link w:val="AuthorBioHeadingChar"/>
    <w:uiPriority w:val="6"/>
    <w:semiHidden/>
    <w:qFormat/>
    <w:rsid w:val="003F142C"/>
    <w:rPr>
      <w:rFonts w:ascii="Calibri" w:hAnsi="Calibri"/>
      <w:b/>
      <w:color w:val="003366"/>
    </w:rPr>
  </w:style>
  <w:style w:type="character" w:customStyle="1" w:styleId="AuthorBioHeadingChar">
    <w:name w:val="AuthorBioHeading Char"/>
    <w:link w:val="AuthorBioHeading"/>
    <w:uiPriority w:val="6"/>
    <w:semiHidden/>
    <w:rsid w:val="003F142C"/>
    <w:rPr>
      <w:rFonts w:ascii="Calibri" w:eastAsia="Times New Roman" w:hAnsi="Calibri" w:cs="Times New Roman"/>
      <w:b/>
      <w:color w:val="003366"/>
      <w:lang w:val="en-US"/>
    </w:rPr>
  </w:style>
  <w:style w:type="paragraph" w:customStyle="1" w:styleId="ChapPartHeading">
    <w:name w:val="ChapPartHeading"/>
    <w:basedOn w:val="Normal"/>
    <w:uiPriority w:val="7"/>
    <w:semiHidden/>
    <w:qFormat/>
    <w:rsid w:val="003F142C"/>
    <w:pPr>
      <w:keepNext/>
      <w:spacing w:before="480"/>
      <w:outlineLvl w:val="0"/>
    </w:pPr>
    <w:rPr>
      <w:rFonts w:ascii="Cambria" w:hAnsi="Cambria" w:cs="Arial"/>
      <w:b/>
      <w:bCs/>
      <w:color w:val="0000FF"/>
      <w:kern w:val="32"/>
      <w:sz w:val="28"/>
      <w:szCs w:val="32"/>
    </w:rPr>
  </w:style>
  <w:style w:type="paragraph" w:customStyle="1" w:styleId="ChapterPart">
    <w:name w:val="ChapterPart"/>
    <w:basedOn w:val="Normal"/>
    <w:link w:val="ChapterPartChar"/>
    <w:uiPriority w:val="7"/>
    <w:semiHidden/>
    <w:qFormat/>
    <w:rsid w:val="003F142C"/>
    <w:pPr>
      <w:spacing w:before="240"/>
    </w:pPr>
    <w:rPr>
      <w:b/>
      <w:color w:val="C00000"/>
      <w:sz w:val="28"/>
      <w:lang w:val="x-none" w:eastAsia="x-none"/>
    </w:rPr>
  </w:style>
  <w:style w:type="character" w:customStyle="1" w:styleId="ChapterPartChar">
    <w:name w:val="ChapterPart Char"/>
    <w:link w:val="ChapterPart"/>
    <w:uiPriority w:val="7"/>
    <w:semiHidden/>
    <w:rsid w:val="003F142C"/>
    <w:rPr>
      <w:rFonts w:ascii="Times New Roman" w:eastAsia="Times New Roman" w:hAnsi="Times New Roman" w:cs="Times New Roman"/>
      <w:b/>
      <w:color w:val="C00000"/>
      <w:sz w:val="28"/>
      <w:lang w:val="x-none" w:eastAsia="x-none"/>
    </w:rPr>
  </w:style>
  <w:style w:type="paragraph" w:customStyle="1" w:styleId="ChapPartAuthor">
    <w:name w:val="ChapPartAuthor"/>
    <w:basedOn w:val="Normal"/>
    <w:uiPriority w:val="7"/>
    <w:semiHidden/>
    <w:qFormat/>
    <w:rsid w:val="003F142C"/>
    <w:rPr>
      <w:b/>
    </w:rPr>
  </w:style>
  <w:style w:type="paragraph" w:customStyle="1" w:styleId="IntroTxt">
    <w:name w:val="IntroTxt"/>
    <w:basedOn w:val="Normal"/>
    <w:uiPriority w:val="13"/>
    <w:qFormat/>
    <w:rsid w:val="003F142C"/>
  </w:style>
  <w:style w:type="paragraph" w:customStyle="1" w:styleId="BulletList1">
    <w:name w:val="BulletList1"/>
    <w:basedOn w:val="Normal"/>
    <w:uiPriority w:val="14"/>
    <w:qFormat/>
    <w:rsid w:val="003F142C"/>
    <w:pPr>
      <w:numPr>
        <w:numId w:val="47"/>
      </w:numPr>
    </w:pPr>
  </w:style>
  <w:style w:type="paragraph" w:customStyle="1" w:styleId="BulletList2">
    <w:name w:val="BulletList2"/>
    <w:basedOn w:val="Normal"/>
    <w:uiPriority w:val="14"/>
    <w:qFormat/>
    <w:rsid w:val="003F142C"/>
    <w:pPr>
      <w:numPr>
        <w:numId w:val="48"/>
      </w:numPr>
    </w:pPr>
  </w:style>
  <w:style w:type="paragraph" w:customStyle="1" w:styleId="BulletList3">
    <w:name w:val="BulletList3"/>
    <w:basedOn w:val="Normal"/>
    <w:uiPriority w:val="14"/>
    <w:qFormat/>
    <w:rsid w:val="003F142C"/>
  </w:style>
  <w:style w:type="paragraph" w:customStyle="1" w:styleId="BulletList4">
    <w:name w:val="BulletList4"/>
    <w:basedOn w:val="Normal"/>
    <w:uiPriority w:val="14"/>
    <w:qFormat/>
    <w:rsid w:val="003F142C"/>
    <w:pPr>
      <w:numPr>
        <w:numId w:val="49"/>
      </w:numPr>
    </w:pPr>
  </w:style>
  <w:style w:type="paragraph" w:customStyle="1" w:styleId="ChapOutHeading">
    <w:name w:val="ChapOutHeading"/>
    <w:basedOn w:val="Normal"/>
    <w:uiPriority w:val="8"/>
    <w:semiHidden/>
    <w:qFormat/>
    <w:rsid w:val="003F142C"/>
    <w:pPr>
      <w:outlineLvl w:val="4"/>
    </w:pPr>
    <w:rPr>
      <w:rFonts w:ascii="Calibri" w:hAnsi="Calibri"/>
      <w:b/>
      <w:color w:val="003366"/>
      <w:sz w:val="28"/>
    </w:rPr>
  </w:style>
  <w:style w:type="paragraph" w:customStyle="1" w:styleId="LearnObjHeading">
    <w:name w:val="LearnObjHeading"/>
    <w:basedOn w:val="Normal"/>
    <w:link w:val="LearnObjHeadingChar"/>
    <w:uiPriority w:val="9"/>
    <w:qFormat/>
    <w:rsid w:val="003F142C"/>
    <w:pPr>
      <w:outlineLvl w:val="3"/>
    </w:pPr>
    <w:rPr>
      <w:b/>
      <w:caps/>
      <w:color w:val="FF0066"/>
      <w:sz w:val="28"/>
    </w:rPr>
  </w:style>
  <w:style w:type="character" w:customStyle="1" w:styleId="LearnObjHeadingChar">
    <w:name w:val="LearnObjHeading Char"/>
    <w:link w:val="LearnObjHeading"/>
    <w:uiPriority w:val="9"/>
    <w:rsid w:val="003F142C"/>
    <w:rPr>
      <w:rFonts w:ascii="Times New Roman" w:eastAsia="Times New Roman" w:hAnsi="Times New Roman" w:cs="Times New Roman"/>
      <w:b/>
      <w:caps/>
      <w:color w:val="FF0066"/>
      <w:sz w:val="28"/>
      <w:lang w:val="en-US"/>
    </w:rPr>
  </w:style>
  <w:style w:type="paragraph" w:customStyle="1" w:styleId="LearnObjStatement">
    <w:name w:val="LearnObjStatement"/>
    <w:basedOn w:val="Normal"/>
    <w:link w:val="LearnObjStatementChar"/>
    <w:uiPriority w:val="9"/>
    <w:qFormat/>
    <w:rsid w:val="003F142C"/>
    <w:rPr>
      <w:color w:val="C00000"/>
    </w:rPr>
  </w:style>
  <w:style w:type="character" w:customStyle="1" w:styleId="LearnObjStatementChar">
    <w:name w:val="LearnObjStatement Char"/>
    <w:link w:val="LearnObjStatement"/>
    <w:uiPriority w:val="9"/>
    <w:rsid w:val="003F142C"/>
    <w:rPr>
      <w:rFonts w:ascii="Times New Roman" w:eastAsia="Times New Roman" w:hAnsi="Times New Roman" w:cs="Times New Roman"/>
      <w:color w:val="C00000"/>
      <w:lang w:val="en-US"/>
    </w:rPr>
  </w:style>
  <w:style w:type="paragraph" w:customStyle="1" w:styleId="KeyTermsHeading">
    <w:name w:val="KeyTermsHeading"/>
    <w:basedOn w:val="Normal"/>
    <w:uiPriority w:val="11"/>
    <w:qFormat/>
    <w:rsid w:val="003F142C"/>
    <w:pPr>
      <w:spacing w:before="360"/>
    </w:pPr>
    <w:rPr>
      <w:b/>
      <w:color w:val="CC0066"/>
    </w:rPr>
  </w:style>
  <w:style w:type="paragraph" w:customStyle="1" w:styleId="KeyTerm">
    <w:name w:val="KeyTerm"/>
    <w:basedOn w:val="Normal"/>
    <w:link w:val="KeyTermChar"/>
    <w:uiPriority w:val="11"/>
    <w:qFormat/>
    <w:rsid w:val="003F142C"/>
    <w:rPr>
      <w:color w:val="304990"/>
      <w:lang w:val="x-none" w:eastAsia="x-none"/>
    </w:rPr>
  </w:style>
  <w:style w:type="character" w:customStyle="1" w:styleId="KeyTermChar">
    <w:name w:val="KeyTerm Char"/>
    <w:link w:val="KeyTerm"/>
    <w:uiPriority w:val="11"/>
    <w:rsid w:val="003F142C"/>
    <w:rPr>
      <w:rFonts w:ascii="Times New Roman" w:eastAsia="Times New Roman" w:hAnsi="Times New Roman" w:cs="Times New Roman"/>
      <w:color w:val="304990"/>
      <w:lang w:val="x-none" w:eastAsia="x-none"/>
    </w:rPr>
  </w:style>
  <w:style w:type="paragraph" w:customStyle="1" w:styleId="TermDefinition">
    <w:name w:val="TermDefinition"/>
    <w:basedOn w:val="Normal"/>
    <w:link w:val="TermDefinitionChar"/>
    <w:uiPriority w:val="11"/>
    <w:qFormat/>
    <w:rsid w:val="003F142C"/>
    <w:rPr>
      <w:color w:val="008000"/>
    </w:rPr>
  </w:style>
  <w:style w:type="character" w:customStyle="1" w:styleId="TermDefinitionChar">
    <w:name w:val="TermDefinition Char"/>
    <w:link w:val="TermDefinition"/>
    <w:uiPriority w:val="11"/>
    <w:rsid w:val="003F142C"/>
    <w:rPr>
      <w:rFonts w:ascii="Times New Roman" w:eastAsia="Times New Roman" w:hAnsi="Times New Roman" w:cs="Times New Roman"/>
      <w:color w:val="008000"/>
      <w:lang w:val="en-US"/>
    </w:rPr>
  </w:style>
  <w:style w:type="paragraph" w:customStyle="1" w:styleId="ListOfAbbrevnsHeading">
    <w:name w:val="ListOfAbbrevnsHeading"/>
    <w:basedOn w:val="Normal"/>
    <w:link w:val="ListOfAbbrevnsHeadingChar"/>
    <w:uiPriority w:val="11"/>
    <w:qFormat/>
    <w:rsid w:val="003F142C"/>
    <w:pPr>
      <w:spacing w:before="360"/>
    </w:pPr>
    <w:rPr>
      <w:b/>
      <w:color w:val="333399"/>
    </w:rPr>
  </w:style>
  <w:style w:type="character" w:customStyle="1" w:styleId="ListOfAbbrevnsHeadingChar">
    <w:name w:val="ListOfAbbrevnsHeading Char"/>
    <w:link w:val="ListOfAbbrevnsHeading"/>
    <w:uiPriority w:val="11"/>
    <w:rsid w:val="003F142C"/>
    <w:rPr>
      <w:rFonts w:ascii="Times New Roman" w:eastAsia="Times New Roman" w:hAnsi="Times New Roman" w:cs="Times New Roman"/>
      <w:b/>
      <w:color w:val="333399"/>
      <w:lang w:val="en-US"/>
    </w:rPr>
  </w:style>
  <w:style w:type="paragraph" w:customStyle="1" w:styleId="IntroQuoteTxt">
    <w:name w:val="IntroQuoteTxt"/>
    <w:basedOn w:val="Normal"/>
    <w:uiPriority w:val="10"/>
    <w:rsid w:val="003F142C"/>
    <w:pPr>
      <w:spacing w:before="240" w:after="240"/>
      <w:ind w:left="289" w:right="862"/>
      <w:jc w:val="both"/>
    </w:pPr>
    <w:rPr>
      <w:color w:val="999999"/>
    </w:rPr>
  </w:style>
  <w:style w:type="character" w:customStyle="1" w:styleId="FE-IDNumberChar">
    <w:name w:val="FE-IDNumber Char"/>
    <w:link w:val="FE-IDNumber"/>
    <w:uiPriority w:val="61"/>
    <w:semiHidden/>
    <w:rsid w:val="003F142C"/>
    <w:rPr>
      <w:rFonts w:ascii="Times New Roman" w:eastAsiaTheme="minorEastAsia" w:hAnsi="Times New Roman"/>
      <w:b/>
      <w:color w:val="FF0066"/>
      <w:lang w:val="x-none" w:eastAsia="x-none"/>
    </w:rPr>
  </w:style>
  <w:style w:type="paragraph" w:customStyle="1" w:styleId="FE-IDNumber">
    <w:name w:val="FE-IDNumber"/>
    <w:basedOn w:val="Normal"/>
    <w:link w:val="FE-IDNumberChar"/>
    <w:uiPriority w:val="61"/>
    <w:semiHidden/>
    <w:qFormat/>
    <w:rsid w:val="003F142C"/>
    <w:pPr>
      <w:outlineLvl w:val="0"/>
    </w:pPr>
    <w:rPr>
      <w:b/>
      <w:color w:val="FF0066"/>
      <w:lang w:val="x-none" w:eastAsia="x-none"/>
    </w:rPr>
  </w:style>
  <w:style w:type="character" w:customStyle="1" w:styleId="CaseStudyTitleChar">
    <w:name w:val="CaseStudyTitle Char"/>
    <w:link w:val="CaseStudyTitle"/>
    <w:uiPriority w:val="20"/>
    <w:rsid w:val="003F142C"/>
    <w:rPr>
      <w:rFonts w:ascii="Calibri" w:eastAsia="Calibri" w:hAnsi="Calibri" w:cs="Latha"/>
      <w:color w:val="9900CC"/>
      <w:sz w:val="28"/>
      <w:lang w:val="x-none" w:eastAsia="x-none"/>
    </w:rPr>
  </w:style>
  <w:style w:type="paragraph" w:customStyle="1" w:styleId="CaseStudyTitle">
    <w:name w:val="CaseStudyTitle"/>
    <w:basedOn w:val="Normal"/>
    <w:link w:val="CaseStudyTitleChar"/>
    <w:uiPriority w:val="20"/>
    <w:qFormat/>
    <w:rsid w:val="003F142C"/>
    <w:rPr>
      <w:rFonts w:ascii="Calibri" w:eastAsia="Calibri" w:hAnsi="Calibri" w:cs="Latha"/>
      <w:color w:val="9900CC"/>
      <w:sz w:val="28"/>
      <w:lang w:val="x-none" w:eastAsia="x-none"/>
    </w:rPr>
  </w:style>
  <w:style w:type="paragraph" w:customStyle="1" w:styleId="CaseStudiesHeading">
    <w:name w:val="CaseStudiesHeading"/>
    <w:basedOn w:val="Normal"/>
    <w:uiPriority w:val="13"/>
    <w:semiHidden/>
    <w:qFormat/>
    <w:rsid w:val="003F142C"/>
    <w:pPr>
      <w:outlineLvl w:val="0"/>
    </w:pPr>
    <w:rPr>
      <w:b/>
      <w:caps/>
      <w:color w:val="0000FF"/>
    </w:rPr>
  </w:style>
  <w:style w:type="character" w:customStyle="1" w:styleId="CaseStudyIDChar">
    <w:name w:val="CaseStudyID Char"/>
    <w:link w:val="CaseStudyID"/>
    <w:uiPriority w:val="20"/>
    <w:rsid w:val="003F142C"/>
    <w:rPr>
      <w:rFonts w:ascii="Calibri" w:eastAsia="Calibri" w:hAnsi="Calibri" w:cs="Latha"/>
      <w:b/>
      <w:color w:val="FF0066"/>
      <w:lang w:val="x-none" w:eastAsia="x-none"/>
    </w:rPr>
  </w:style>
  <w:style w:type="paragraph" w:customStyle="1" w:styleId="CaseStudyID">
    <w:name w:val="CaseStudyID"/>
    <w:basedOn w:val="Normal"/>
    <w:link w:val="CaseStudyIDChar"/>
    <w:uiPriority w:val="20"/>
    <w:qFormat/>
    <w:rsid w:val="003F142C"/>
    <w:pPr>
      <w:outlineLvl w:val="0"/>
    </w:pPr>
    <w:rPr>
      <w:rFonts w:ascii="Calibri" w:eastAsia="Calibri" w:hAnsi="Calibri" w:cs="Latha"/>
      <w:b/>
      <w:color w:val="FF0066"/>
      <w:lang w:val="x-none" w:eastAsia="x-none"/>
    </w:rPr>
  </w:style>
  <w:style w:type="paragraph" w:customStyle="1" w:styleId="Para-FL">
    <w:name w:val="Para-FL"/>
    <w:basedOn w:val="Normal"/>
    <w:uiPriority w:val="14"/>
    <w:semiHidden/>
    <w:qFormat/>
    <w:rsid w:val="003F142C"/>
  </w:style>
  <w:style w:type="paragraph" w:customStyle="1" w:styleId="ParaFirstLine-Ind">
    <w:name w:val="ParaFirstLine-Ind"/>
    <w:basedOn w:val="Normal"/>
    <w:uiPriority w:val="14"/>
    <w:semiHidden/>
    <w:qFormat/>
    <w:rsid w:val="003F142C"/>
    <w:pPr>
      <w:ind w:firstLine="720"/>
    </w:pPr>
  </w:style>
  <w:style w:type="character" w:customStyle="1" w:styleId="ShadedTxt">
    <w:name w:val="ShadedTxt"/>
    <w:uiPriority w:val="14"/>
    <w:semiHidden/>
    <w:qFormat/>
    <w:rsid w:val="003F142C"/>
    <w:rPr>
      <w:bdr w:val="none" w:sz="0" w:space="0" w:color="auto"/>
      <w:shd w:val="clear" w:color="auto" w:fill="FBD4B4"/>
    </w:rPr>
  </w:style>
  <w:style w:type="paragraph" w:customStyle="1" w:styleId="Head1-CENTER">
    <w:name w:val="Head1-CENTER"/>
    <w:basedOn w:val="Head1"/>
    <w:link w:val="Head1-CENTERChar"/>
    <w:uiPriority w:val="8"/>
    <w:qFormat/>
    <w:rsid w:val="003F142C"/>
    <w:pPr>
      <w:jc w:val="center"/>
    </w:pPr>
  </w:style>
  <w:style w:type="paragraph" w:customStyle="1" w:styleId="StandoutTxt1">
    <w:name w:val="StandoutTxt1"/>
    <w:basedOn w:val="BodyText"/>
    <w:next w:val="BodyText"/>
    <w:link w:val="StandoutTxt1Char"/>
    <w:uiPriority w:val="14"/>
    <w:semiHidden/>
    <w:qFormat/>
    <w:rsid w:val="003F142C"/>
    <w:pPr>
      <w:spacing w:after="0"/>
    </w:pPr>
    <w:rPr>
      <w:color w:val="6600CC"/>
    </w:rPr>
  </w:style>
  <w:style w:type="paragraph" w:styleId="BodyText">
    <w:name w:val="Body Text"/>
    <w:basedOn w:val="Normal"/>
    <w:link w:val="BodyTextChar"/>
    <w:uiPriority w:val="99"/>
    <w:unhideWhenUsed/>
    <w:rsid w:val="003F142C"/>
  </w:style>
  <w:style w:type="character" w:customStyle="1" w:styleId="BodyTextChar">
    <w:name w:val="Body Text Char"/>
    <w:link w:val="BodyText"/>
    <w:uiPriority w:val="99"/>
    <w:rsid w:val="003F142C"/>
    <w:rPr>
      <w:rFonts w:ascii="Times New Roman" w:eastAsia="Times New Roman" w:hAnsi="Times New Roman" w:cs="Times New Roman"/>
      <w:lang w:val="en-US"/>
    </w:rPr>
  </w:style>
  <w:style w:type="character" w:customStyle="1" w:styleId="StandoutTxt1Char">
    <w:name w:val="StandoutTxt1 Char"/>
    <w:link w:val="StandoutTxt1"/>
    <w:uiPriority w:val="14"/>
    <w:semiHidden/>
    <w:rsid w:val="003F142C"/>
    <w:rPr>
      <w:rFonts w:ascii="Times New Roman" w:eastAsia="Times New Roman" w:hAnsi="Times New Roman" w:cs="Times New Roman"/>
      <w:color w:val="6600CC"/>
      <w:lang w:val="en-US"/>
    </w:rPr>
  </w:style>
  <w:style w:type="character" w:customStyle="1" w:styleId="SimSun">
    <w:name w:val="SimSun"/>
    <w:uiPriority w:val="14"/>
    <w:qFormat/>
    <w:rsid w:val="003F142C"/>
    <w:rPr>
      <w:rFonts w:ascii="SimSun" w:hAnsi="SimSun"/>
      <w:color w:val="C00000"/>
    </w:rPr>
  </w:style>
  <w:style w:type="character" w:customStyle="1" w:styleId="StandoutTxt3">
    <w:name w:val="StandoutTxt3"/>
    <w:uiPriority w:val="14"/>
    <w:semiHidden/>
    <w:qFormat/>
    <w:rsid w:val="003F142C"/>
    <w:rPr>
      <w:color w:val="009900"/>
    </w:rPr>
  </w:style>
  <w:style w:type="paragraph" w:customStyle="1" w:styleId="Para-FL-2">
    <w:name w:val="Para-FL-2"/>
    <w:basedOn w:val="Normal"/>
    <w:uiPriority w:val="14"/>
    <w:semiHidden/>
    <w:qFormat/>
    <w:rsid w:val="003F142C"/>
    <w:pPr>
      <w:ind w:left="714"/>
    </w:pPr>
  </w:style>
  <w:style w:type="paragraph" w:customStyle="1" w:styleId="Para-FL-3">
    <w:name w:val="Para-FL-3"/>
    <w:basedOn w:val="Normal"/>
    <w:uiPriority w:val="14"/>
    <w:semiHidden/>
    <w:qFormat/>
    <w:rsid w:val="003F142C"/>
    <w:pPr>
      <w:ind w:left="1428"/>
    </w:pPr>
  </w:style>
  <w:style w:type="paragraph" w:customStyle="1" w:styleId="PullQuote">
    <w:name w:val="PullQuote"/>
    <w:basedOn w:val="Normal"/>
    <w:uiPriority w:val="14"/>
    <w:semiHidden/>
    <w:qFormat/>
    <w:rsid w:val="003F142C"/>
    <w:pPr>
      <w:pBdr>
        <w:top w:val="single" w:sz="12" w:space="1" w:color="FF0066"/>
        <w:bottom w:val="single" w:sz="12" w:space="1" w:color="FF0066"/>
      </w:pBdr>
    </w:pPr>
    <w:rPr>
      <w:color w:val="CC0099"/>
    </w:rPr>
  </w:style>
  <w:style w:type="paragraph" w:customStyle="1" w:styleId="eXtractTxt">
    <w:name w:val="eXtractTxt"/>
    <w:basedOn w:val="Normal"/>
    <w:uiPriority w:val="1"/>
    <w:qFormat/>
    <w:rsid w:val="003F142C"/>
    <w:pPr>
      <w:ind w:left="432"/>
    </w:pPr>
    <w:rPr>
      <w:color w:val="BFBFBF"/>
    </w:rPr>
  </w:style>
  <w:style w:type="paragraph" w:customStyle="1" w:styleId="IntroQuoteSource">
    <w:name w:val="IntroQuoteSource"/>
    <w:basedOn w:val="Normal"/>
    <w:uiPriority w:val="10"/>
    <w:rsid w:val="003F142C"/>
    <w:pPr>
      <w:spacing w:before="240" w:after="240"/>
      <w:ind w:right="862"/>
      <w:jc w:val="right"/>
    </w:pPr>
    <w:rPr>
      <w:color w:val="999999"/>
    </w:rPr>
  </w:style>
  <w:style w:type="paragraph" w:customStyle="1" w:styleId="eXtractSourceDescriptor">
    <w:name w:val="eXtractSourceDescriptor"/>
    <w:basedOn w:val="Normal"/>
    <w:link w:val="eXtractSourceDescriptorChar"/>
    <w:uiPriority w:val="16"/>
    <w:rsid w:val="003F142C"/>
    <w:pPr>
      <w:spacing w:before="240" w:after="240"/>
      <w:ind w:left="289" w:right="862"/>
      <w:jc w:val="both"/>
    </w:pPr>
    <w:rPr>
      <w:i/>
      <w:color w:val="999999"/>
    </w:rPr>
  </w:style>
  <w:style w:type="character" w:customStyle="1" w:styleId="eXtractSourceDescriptorChar">
    <w:name w:val="eXtractSourceDescriptor Char"/>
    <w:link w:val="eXtractSourceDescriptor"/>
    <w:uiPriority w:val="16"/>
    <w:rsid w:val="003F142C"/>
    <w:rPr>
      <w:rFonts w:ascii="Times New Roman" w:eastAsia="Times New Roman" w:hAnsi="Times New Roman" w:cs="Times New Roman"/>
      <w:i/>
      <w:color w:val="999999"/>
      <w:lang w:val="en-US"/>
    </w:rPr>
  </w:style>
  <w:style w:type="paragraph" w:customStyle="1" w:styleId="eXtractTxt-Ind">
    <w:name w:val="eXtractTxt-Ind"/>
    <w:basedOn w:val="Normal"/>
    <w:uiPriority w:val="16"/>
    <w:semiHidden/>
    <w:qFormat/>
    <w:rsid w:val="003F142C"/>
    <w:pPr>
      <w:spacing w:before="240" w:after="240"/>
      <w:ind w:left="289" w:right="862" w:firstLine="431"/>
      <w:jc w:val="both"/>
    </w:pPr>
    <w:rPr>
      <w:color w:val="999999"/>
    </w:rPr>
  </w:style>
  <w:style w:type="paragraph" w:customStyle="1" w:styleId="NumberList1">
    <w:name w:val="NumberList1"/>
    <w:basedOn w:val="Normal"/>
    <w:uiPriority w:val="14"/>
    <w:qFormat/>
    <w:rsid w:val="003F142C"/>
    <w:pPr>
      <w:numPr>
        <w:numId w:val="3"/>
      </w:numPr>
    </w:pPr>
  </w:style>
  <w:style w:type="paragraph" w:customStyle="1" w:styleId="1-line-space">
    <w:name w:val="1-line-space"/>
    <w:basedOn w:val="Normal"/>
    <w:uiPriority w:val="17"/>
    <w:rsid w:val="003F142C"/>
    <w:pPr>
      <w:shd w:val="clear" w:color="CC99FF" w:fill="auto"/>
      <w:spacing w:after="180"/>
    </w:pPr>
    <w:rPr>
      <w:color w:val="CC0066"/>
    </w:rPr>
  </w:style>
  <w:style w:type="paragraph" w:customStyle="1" w:styleId="-line-space">
    <w:name w:val="½-line-space"/>
    <w:basedOn w:val="Normal"/>
    <w:uiPriority w:val="17"/>
    <w:rsid w:val="003F142C"/>
    <w:pPr>
      <w:spacing w:after="180"/>
    </w:pPr>
    <w:rPr>
      <w:color w:val="008000"/>
    </w:rPr>
  </w:style>
  <w:style w:type="paragraph" w:customStyle="1" w:styleId="Icon-08">
    <w:name w:val="Icon-08"/>
    <w:basedOn w:val="Normal"/>
    <w:uiPriority w:val="15"/>
    <w:semiHidden/>
    <w:qFormat/>
    <w:rsid w:val="003F142C"/>
  </w:style>
  <w:style w:type="paragraph" w:customStyle="1" w:styleId="Icon-09">
    <w:name w:val="Icon-09"/>
    <w:basedOn w:val="Normal"/>
    <w:uiPriority w:val="15"/>
    <w:semiHidden/>
    <w:qFormat/>
    <w:rsid w:val="003F142C"/>
  </w:style>
  <w:style w:type="paragraph" w:customStyle="1" w:styleId="Icon-10">
    <w:name w:val="Icon-10"/>
    <w:basedOn w:val="Normal"/>
    <w:uiPriority w:val="15"/>
    <w:semiHidden/>
    <w:qFormat/>
    <w:rsid w:val="003F142C"/>
  </w:style>
  <w:style w:type="paragraph" w:customStyle="1" w:styleId="GerontolIcon">
    <w:name w:val="GerontolIcon"/>
    <w:basedOn w:val="Normal"/>
    <w:link w:val="GerontolIconChar"/>
    <w:uiPriority w:val="15"/>
    <w:semiHidden/>
    <w:qFormat/>
    <w:rsid w:val="003F142C"/>
  </w:style>
  <w:style w:type="paragraph" w:customStyle="1" w:styleId="QSENIcon">
    <w:name w:val="QSENIcon"/>
    <w:basedOn w:val="Normal"/>
    <w:link w:val="QSENIconChar"/>
    <w:uiPriority w:val="15"/>
    <w:semiHidden/>
    <w:qFormat/>
    <w:rsid w:val="003F142C"/>
  </w:style>
  <w:style w:type="paragraph" w:customStyle="1" w:styleId="NutritionIcon">
    <w:name w:val="NutritionIcon"/>
    <w:basedOn w:val="Normal"/>
    <w:uiPriority w:val="15"/>
    <w:semiHidden/>
    <w:qFormat/>
    <w:rsid w:val="003F142C"/>
  </w:style>
  <w:style w:type="paragraph" w:customStyle="1" w:styleId="Icon-04">
    <w:name w:val="Icon-04"/>
    <w:basedOn w:val="Normal"/>
    <w:uiPriority w:val="15"/>
    <w:semiHidden/>
    <w:qFormat/>
    <w:rsid w:val="003F142C"/>
  </w:style>
  <w:style w:type="paragraph" w:customStyle="1" w:styleId="Icon-05">
    <w:name w:val="Icon-05"/>
    <w:basedOn w:val="Normal"/>
    <w:uiPriority w:val="15"/>
    <w:semiHidden/>
    <w:qFormat/>
    <w:rsid w:val="003F142C"/>
  </w:style>
  <w:style w:type="paragraph" w:customStyle="1" w:styleId="Icon-06">
    <w:name w:val="Icon-06"/>
    <w:basedOn w:val="Normal"/>
    <w:uiPriority w:val="15"/>
    <w:semiHidden/>
    <w:qFormat/>
    <w:rsid w:val="003F142C"/>
  </w:style>
  <w:style w:type="paragraph" w:customStyle="1" w:styleId="Icon-07">
    <w:name w:val="Icon-07"/>
    <w:basedOn w:val="Normal"/>
    <w:uiPriority w:val="15"/>
    <w:semiHidden/>
    <w:qFormat/>
    <w:rsid w:val="003F142C"/>
  </w:style>
  <w:style w:type="paragraph" w:styleId="FootnoteText">
    <w:name w:val="footnote text"/>
    <w:basedOn w:val="Normal"/>
    <w:link w:val="FootnoteTextChar"/>
    <w:uiPriority w:val="99"/>
    <w:semiHidden/>
    <w:rsid w:val="003F142C"/>
    <w:pPr>
      <w:spacing w:after="240"/>
    </w:pPr>
    <w:rPr>
      <w:szCs w:val="20"/>
    </w:rPr>
  </w:style>
  <w:style w:type="character" w:customStyle="1" w:styleId="FootnoteTextChar">
    <w:name w:val="Footnote Text Char"/>
    <w:basedOn w:val="DefaultParagraphFont"/>
    <w:link w:val="FootnoteText"/>
    <w:uiPriority w:val="99"/>
    <w:semiHidden/>
    <w:rsid w:val="003F142C"/>
    <w:rPr>
      <w:rFonts w:ascii="Times New Roman" w:eastAsia="Times New Roman" w:hAnsi="Times New Roman" w:cs="Times New Roman"/>
      <w:szCs w:val="20"/>
      <w:lang w:val="en-US"/>
    </w:rPr>
  </w:style>
  <w:style w:type="character" w:styleId="FootnoteReference">
    <w:name w:val="footnote reference"/>
    <w:uiPriority w:val="99"/>
    <w:semiHidden/>
    <w:rsid w:val="003F142C"/>
    <w:rPr>
      <w:vertAlign w:val="superscript"/>
    </w:rPr>
  </w:style>
  <w:style w:type="character" w:customStyle="1" w:styleId="PreserveCaseNStyle">
    <w:name w:val="PreserveCaseNStyle"/>
    <w:uiPriority w:val="15"/>
    <w:rsid w:val="003F142C"/>
    <w:rPr>
      <w:bdr w:val="none" w:sz="0" w:space="0" w:color="auto"/>
      <w:shd w:val="clear" w:color="auto" w:fill="CCCC00"/>
    </w:rPr>
  </w:style>
  <w:style w:type="paragraph" w:customStyle="1" w:styleId="Head1">
    <w:name w:val="Head1"/>
    <w:basedOn w:val="Normal"/>
    <w:next w:val="Normal"/>
    <w:link w:val="Head1Char"/>
    <w:uiPriority w:val="8"/>
    <w:qFormat/>
    <w:rsid w:val="003F142C"/>
    <w:pPr>
      <w:spacing w:before="480"/>
      <w:outlineLvl w:val="0"/>
    </w:pPr>
    <w:rPr>
      <w:rFonts w:ascii="Cambria" w:hAnsi="Cambria"/>
      <w:b/>
      <w:color w:val="FF0000"/>
      <w:sz w:val="28"/>
    </w:rPr>
  </w:style>
  <w:style w:type="character" w:customStyle="1" w:styleId="Head1Char">
    <w:name w:val="Head1 Char"/>
    <w:link w:val="Head1"/>
    <w:uiPriority w:val="8"/>
    <w:rsid w:val="003F142C"/>
    <w:rPr>
      <w:rFonts w:ascii="Cambria" w:eastAsia="Times New Roman" w:hAnsi="Cambria" w:cs="Times New Roman"/>
      <w:b/>
      <w:color w:val="FF0000"/>
      <w:sz w:val="28"/>
      <w:lang w:val="en-US"/>
    </w:rPr>
  </w:style>
  <w:style w:type="paragraph" w:customStyle="1" w:styleId="Head2">
    <w:name w:val="Head2"/>
    <w:basedOn w:val="Normal"/>
    <w:next w:val="Normal"/>
    <w:link w:val="Head2Char"/>
    <w:uiPriority w:val="8"/>
    <w:qFormat/>
    <w:rsid w:val="003F142C"/>
    <w:pPr>
      <w:spacing w:before="480"/>
      <w:outlineLvl w:val="1"/>
    </w:pPr>
    <w:rPr>
      <w:rFonts w:ascii="Cambria" w:hAnsi="Cambria"/>
      <w:b/>
      <w:color w:val="008000"/>
    </w:rPr>
  </w:style>
  <w:style w:type="character" w:customStyle="1" w:styleId="Head2Char">
    <w:name w:val="Head2 Char"/>
    <w:link w:val="Head2"/>
    <w:uiPriority w:val="8"/>
    <w:rsid w:val="003F142C"/>
    <w:rPr>
      <w:rFonts w:ascii="Cambria" w:eastAsia="Times New Roman" w:hAnsi="Cambria" w:cs="Times New Roman"/>
      <w:b/>
      <w:color w:val="008000"/>
      <w:lang w:val="en-US"/>
    </w:rPr>
  </w:style>
  <w:style w:type="paragraph" w:customStyle="1" w:styleId="Head3">
    <w:name w:val="Head3"/>
    <w:basedOn w:val="Normal"/>
    <w:next w:val="Normal"/>
    <w:link w:val="Head3Char"/>
    <w:uiPriority w:val="8"/>
    <w:qFormat/>
    <w:rsid w:val="003F142C"/>
    <w:pPr>
      <w:spacing w:before="480"/>
      <w:outlineLvl w:val="2"/>
    </w:pPr>
    <w:rPr>
      <w:rFonts w:ascii="Cambria" w:hAnsi="Cambria"/>
      <w:b/>
      <w:color w:val="800080"/>
    </w:rPr>
  </w:style>
  <w:style w:type="character" w:customStyle="1" w:styleId="Head3Char">
    <w:name w:val="Head3 Char"/>
    <w:link w:val="Head3"/>
    <w:uiPriority w:val="8"/>
    <w:rsid w:val="003F142C"/>
    <w:rPr>
      <w:rFonts w:ascii="Cambria" w:eastAsia="Times New Roman" w:hAnsi="Cambria" w:cs="Times New Roman"/>
      <w:b/>
      <w:color w:val="800080"/>
      <w:lang w:val="en-US"/>
    </w:rPr>
  </w:style>
  <w:style w:type="paragraph" w:customStyle="1" w:styleId="Head4">
    <w:name w:val="Head4"/>
    <w:basedOn w:val="Normal"/>
    <w:next w:val="Normal"/>
    <w:link w:val="Head4Char"/>
    <w:uiPriority w:val="8"/>
    <w:qFormat/>
    <w:rsid w:val="003F142C"/>
    <w:pPr>
      <w:spacing w:before="360"/>
      <w:outlineLvl w:val="3"/>
    </w:pPr>
    <w:rPr>
      <w:rFonts w:ascii="Cambria" w:hAnsi="Cambria"/>
      <w:b/>
      <w:color w:val="FF6600"/>
    </w:rPr>
  </w:style>
  <w:style w:type="character" w:customStyle="1" w:styleId="Head4Char">
    <w:name w:val="Head4 Char"/>
    <w:link w:val="Head4"/>
    <w:uiPriority w:val="8"/>
    <w:rsid w:val="003F142C"/>
    <w:rPr>
      <w:rFonts w:ascii="Cambria" w:eastAsia="Times New Roman" w:hAnsi="Cambria" w:cs="Times New Roman"/>
      <w:b/>
      <w:color w:val="FF6600"/>
      <w:lang w:val="en-US"/>
    </w:rPr>
  </w:style>
  <w:style w:type="paragraph" w:customStyle="1" w:styleId="Head5">
    <w:name w:val="Head5"/>
    <w:basedOn w:val="Normal"/>
    <w:link w:val="Head5Char"/>
    <w:uiPriority w:val="8"/>
    <w:qFormat/>
    <w:rsid w:val="003F142C"/>
    <w:rPr>
      <w:rFonts w:ascii="Candara" w:hAnsi="Candara"/>
      <w:b/>
      <w:color w:val="E36C0A"/>
    </w:rPr>
  </w:style>
  <w:style w:type="character" w:customStyle="1" w:styleId="Head5Char">
    <w:name w:val="Head5 Char"/>
    <w:link w:val="Head5"/>
    <w:uiPriority w:val="8"/>
    <w:rsid w:val="003F142C"/>
    <w:rPr>
      <w:rFonts w:ascii="Candara" w:eastAsia="Times New Roman" w:hAnsi="Candara" w:cs="Times New Roman"/>
      <w:b/>
      <w:color w:val="E36C0A"/>
      <w:lang w:val="en-US"/>
    </w:rPr>
  </w:style>
  <w:style w:type="paragraph" w:customStyle="1" w:styleId="Head6">
    <w:name w:val="Head6"/>
    <w:basedOn w:val="Normal"/>
    <w:next w:val="Normal"/>
    <w:link w:val="Head6Char"/>
    <w:uiPriority w:val="8"/>
    <w:qFormat/>
    <w:rsid w:val="003F142C"/>
    <w:pPr>
      <w:outlineLvl w:val="5"/>
    </w:pPr>
    <w:rPr>
      <w:rFonts w:ascii="Century Schoolbook" w:hAnsi="Century Schoolbook"/>
      <w:b/>
      <w:i/>
      <w:color w:val="FF0066"/>
    </w:rPr>
  </w:style>
  <w:style w:type="character" w:customStyle="1" w:styleId="Head6Char">
    <w:name w:val="Head6 Char"/>
    <w:link w:val="Head6"/>
    <w:uiPriority w:val="8"/>
    <w:rsid w:val="003F142C"/>
    <w:rPr>
      <w:rFonts w:ascii="Century Schoolbook" w:eastAsia="Times New Roman" w:hAnsi="Century Schoolbook" w:cs="Times New Roman"/>
      <w:b/>
      <w:i/>
      <w:color w:val="FF0066"/>
      <w:lang w:val="en-US"/>
    </w:rPr>
  </w:style>
  <w:style w:type="paragraph" w:customStyle="1" w:styleId="SpecialHeading2">
    <w:name w:val="SpecialHeading2"/>
    <w:basedOn w:val="Heading1"/>
    <w:next w:val="Normal"/>
    <w:link w:val="SpecialHeading2Char"/>
    <w:uiPriority w:val="15"/>
    <w:semiHidden/>
    <w:qFormat/>
    <w:rsid w:val="003F142C"/>
    <w:pPr>
      <w:keepLines w:val="0"/>
    </w:pPr>
    <w:rPr>
      <w:rFonts w:ascii="Cambria" w:hAnsi="Cambria" w:cs="Arial"/>
      <w:caps/>
      <w:color w:val="C00000"/>
      <w:kern w:val="32"/>
      <w:szCs w:val="32"/>
    </w:rPr>
  </w:style>
  <w:style w:type="character" w:customStyle="1" w:styleId="SpecialHeading2Char">
    <w:name w:val="SpecialHeading2 Char"/>
    <w:link w:val="SpecialHeading2"/>
    <w:uiPriority w:val="15"/>
    <w:semiHidden/>
    <w:rsid w:val="003F142C"/>
    <w:rPr>
      <w:rFonts w:ascii="Cambria" w:eastAsia="Times New Roman" w:hAnsi="Cambria" w:cs="Arial"/>
      <w:b/>
      <w:bCs/>
      <w:caps/>
      <w:color w:val="C00000"/>
      <w:kern w:val="32"/>
      <w:sz w:val="28"/>
      <w:szCs w:val="32"/>
      <w:lang w:val="en-US"/>
    </w:rPr>
  </w:style>
  <w:style w:type="paragraph" w:customStyle="1" w:styleId="ItalicTxt">
    <w:name w:val="ItalicTxt"/>
    <w:basedOn w:val="Normal"/>
    <w:uiPriority w:val="14"/>
    <w:semiHidden/>
    <w:qFormat/>
    <w:rsid w:val="003F142C"/>
    <w:rPr>
      <w:i/>
    </w:rPr>
  </w:style>
  <w:style w:type="paragraph" w:customStyle="1" w:styleId="SpecialHeading3">
    <w:name w:val="SpecialHeading3"/>
    <w:basedOn w:val="Heading1"/>
    <w:next w:val="Normal"/>
    <w:link w:val="SpecialHeading3Char"/>
    <w:uiPriority w:val="15"/>
    <w:semiHidden/>
    <w:qFormat/>
    <w:rsid w:val="003F142C"/>
    <w:pPr>
      <w:keepLines w:val="0"/>
    </w:pPr>
    <w:rPr>
      <w:rFonts w:ascii="Cambria" w:hAnsi="Cambria" w:cs="Arial"/>
      <w:caps/>
      <w:color w:val="FF0066"/>
      <w:kern w:val="32"/>
      <w:szCs w:val="32"/>
    </w:rPr>
  </w:style>
  <w:style w:type="character" w:customStyle="1" w:styleId="SpecialHeading3Char">
    <w:name w:val="SpecialHeading3 Char"/>
    <w:link w:val="SpecialHeading3"/>
    <w:uiPriority w:val="15"/>
    <w:semiHidden/>
    <w:rsid w:val="003F142C"/>
    <w:rPr>
      <w:rFonts w:ascii="Cambria" w:eastAsia="Times New Roman" w:hAnsi="Cambria" w:cs="Arial"/>
      <w:b/>
      <w:bCs/>
      <w:caps/>
      <w:color w:val="FF0066"/>
      <w:kern w:val="32"/>
      <w:sz w:val="28"/>
      <w:szCs w:val="32"/>
      <w:lang w:val="en-US"/>
    </w:rPr>
  </w:style>
  <w:style w:type="paragraph" w:customStyle="1" w:styleId="SpecialHeading1">
    <w:name w:val="SpecialHeading1"/>
    <w:basedOn w:val="Heading1"/>
    <w:next w:val="Normal"/>
    <w:link w:val="SpecialHeading1Char"/>
    <w:uiPriority w:val="15"/>
    <w:semiHidden/>
    <w:qFormat/>
    <w:rsid w:val="003F142C"/>
    <w:pPr>
      <w:keepLines w:val="0"/>
    </w:pPr>
    <w:rPr>
      <w:rFonts w:ascii="Cambria" w:hAnsi="Cambria" w:cs="Arial"/>
      <w:caps/>
      <w:color w:val="0000FF"/>
      <w:kern w:val="32"/>
      <w:szCs w:val="32"/>
    </w:rPr>
  </w:style>
  <w:style w:type="character" w:customStyle="1" w:styleId="SpecialHeading1Char">
    <w:name w:val="SpecialHeading1 Char"/>
    <w:link w:val="SpecialHeading1"/>
    <w:uiPriority w:val="15"/>
    <w:semiHidden/>
    <w:rsid w:val="003F142C"/>
    <w:rPr>
      <w:rFonts w:ascii="Cambria" w:eastAsia="Times New Roman" w:hAnsi="Cambria" w:cs="Arial"/>
      <w:b/>
      <w:bCs/>
      <w:caps/>
      <w:color w:val="0000FF"/>
      <w:kern w:val="32"/>
      <w:sz w:val="28"/>
      <w:szCs w:val="32"/>
      <w:lang w:val="en-US"/>
    </w:rPr>
  </w:style>
  <w:style w:type="paragraph" w:customStyle="1" w:styleId="SpecialHeading4">
    <w:name w:val="SpecialHeading4"/>
    <w:basedOn w:val="Heading1"/>
    <w:next w:val="Normal"/>
    <w:link w:val="SpecialHeading4Char"/>
    <w:uiPriority w:val="15"/>
    <w:semiHidden/>
    <w:qFormat/>
    <w:rsid w:val="003F142C"/>
    <w:pPr>
      <w:keepLines w:val="0"/>
    </w:pPr>
    <w:rPr>
      <w:rFonts w:ascii="Cambria" w:hAnsi="Cambria" w:cs="Arial"/>
      <w:caps/>
      <w:color w:val="auto"/>
      <w:kern w:val="32"/>
      <w:szCs w:val="32"/>
    </w:rPr>
  </w:style>
  <w:style w:type="character" w:customStyle="1" w:styleId="SpecialHeading4Char">
    <w:name w:val="SpecialHeading4 Char"/>
    <w:link w:val="SpecialHeading4"/>
    <w:uiPriority w:val="15"/>
    <w:semiHidden/>
    <w:rsid w:val="003F142C"/>
    <w:rPr>
      <w:rFonts w:ascii="Cambria" w:eastAsia="Times New Roman" w:hAnsi="Cambria" w:cs="Arial"/>
      <w:b/>
      <w:bCs/>
      <w:caps/>
      <w:kern w:val="32"/>
      <w:sz w:val="28"/>
      <w:szCs w:val="32"/>
      <w:lang w:val="en-US"/>
    </w:rPr>
  </w:style>
  <w:style w:type="paragraph" w:customStyle="1" w:styleId="MarginalTerm">
    <w:name w:val="MarginalTerm"/>
    <w:basedOn w:val="Normal"/>
    <w:link w:val="MarginalTermChar"/>
    <w:uiPriority w:val="18"/>
    <w:qFormat/>
    <w:rsid w:val="003F142C"/>
    <w:rPr>
      <w:color w:val="FF0066"/>
    </w:rPr>
  </w:style>
  <w:style w:type="character" w:customStyle="1" w:styleId="MarginalTermChar">
    <w:name w:val="MarginalTerm Char"/>
    <w:link w:val="MarginalTerm"/>
    <w:uiPriority w:val="18"/>
    <w:rsid w:val="003F142C"/>
    <w:rPr>
      <w:rFonts w:ascii="Times New Roman" w:eastAsia="Times New Roman" w:hAnsi="Times New Roman" w:cs="Times New Roman"/>
      <w:color w:val="FF0066"/>
      <w:lang w:val="en-US"/>
    </w:rPr>
  </w:style>
  <w:style w:type="character" w:customStyle="1" w:styleId="FigureCitation">
    <w:name w:val="FigureCitation"/>
    <w:basedOn w:val="DefaultParagraphFont"/>
    <w:uiPriority w:val="1"/>
    <w:qFormat/>
    <w:rsid w:val="003F142C"/>
    <w:rPr>
      <w:color w:val="FF0000"/>
    </w:rPr>
  </w:style>
  <w:style w:type="character" w:customStyle="1" w:styleId="TableCitation">
    <w:name w:val="TableCitation"/>
    <w:basedOn w:val="DefaultParagraphFont"/>
    <w:uiPriority w:val="1"/>
    <w:qFormat/>
    <w:rsid w:val="003F142C"/>
    <w:rPr>
      <w:color w:val="0070C0"/>
    </w:rPr>
  </w:style>
  <w:style w:type="character" w:customStyle="1" w:styleId="BoxCitation">
    <w:name w:val="BoxCitation"/>
    <w:uiPriority w:val="19"/>
    <w:qFormat/>
    <w:rsid w:val="003F142C"/>
    <w:rPr>
      <w:color w:val="00B050"/>
    </w:rPr>
  </w:style>
  <w:style w:type="character" w:customStyle="1" w:styleId="AudioCitation">
    <w:name w:val="AudioCitation"/>
    <w:uiPriority w:val="19"/>
    <w:semiHidden/>
    <w:qFormat/>
    <w:rsid w:val="003F142C"/>
    <w:rPr>
      <w:rFonts w:ascii="Forte" w:hAnsi="Forte"/>
      <w:color w:val="E36C0A"/>
      <w:sz w:val="24"/>
    </w:rPr>
  </w:style>
  <w:style w:type="character" w:customStyle="1" w:styleId="EquationCitation">
    <w:name w:val="EquationCitation"/>
    <w:uiPriority w:val="19"/>
    <w:semiHidden/>
    <w:qFormat/>
    <w:rsid w:val="003F142C"/>
    <w:rPr>
      <w:rFonts w:ascii="Forte" w:hAnsi="Forte"/>
      <w:color w:val="002060"/>
      <w:sz w:val="24"/>
    </w:rPr>
  </w:style>
  <w:style w:type="character" w:customStyle="1" w:styleId="VideoCitation">
    <w:name w:val="VideoCitation"/>
    <w:uiPriority w:val="19"/>
    <w:semiHidden/>
    <w:qFormat/>
    <w:rsid w:val="003F142C"/>
    <w:rPr>
      <w:rFonts w:ascii="Forte" w:hAnsi="Forte"/>
      <w:color w:val="990099"/>
      <w:sz w:val="24"/>
    </w:rPr>
  </w:style>
  <w:style w:type="character" w:customStyle="1" w:styleId="PhotoCitation">
    <w:name w:val="PhotoCitation"/>
    <w:uiPriority w:val="19"/>
    <w:semiHidden/>
    <w:qFormat/>
    <w:rsid w:val="003F142C"/>
    <w:rPr>
      <w:rFonts w:ascii="Forte" w:hAnsi="Forte"/>
      <w:color w:val="FF0066"/>
    </w:rPr>
  </w:style>
  <w:style w:type="character" w:customStyle="1" w:styleId="FeaturedElementCitation">
    <w:name w:val="FeaturedElementCitation"/>
    <w:uiPriority w:val="19"/>
    <w:semiHidden/>
    <w:qFormat/>
    <w:rsid w:val="003F142C"/>
    <w:rPr>
      <w:rFonts w:ascii="Forte" w:hAnsi="Forte"/>
      <w:color w:val="C00000"/>
    </w:rPr>
  </w:style>
  <w:style w:type="character" w:customStyle="1" w:styleId="ReferenceCitation">
    <w:name w:val="ReferenceCitation"/>
    <w:uiPriority w:val="19"/>
    <w:semiHidden/>
    <w:qFormat/>
    <w:rsid w:val="003F142C"/>
    <w:rPr>
      <w:bdr w:val="single" w:sz="4" w:space="0" w:color="FF6699"/>
      <w:shd w:val="clear" w:color="auto" w:fill="FFCCFF"/>
    </w:rPr>
  </w:style>
  <w:style w:type="paragraph" w:customStyle="1" w:styleId="ChapSumHeading2">
    <w:name w:val="ChapSumHeading2"/>
    <w:basedOn w:val="Normal"/>
    <w:link w:val="ChapSumHeading2Char"/>
    <w:uiPriority w:val="35"/>
    <w:semiHidden/>
    <w:qFormat/>
    <w:rsid w:val="003F142C"/>
    <w:rPr>
      <w:rFonts w:ascii="Calibri" w:hAnsi="Calibri"/>
      <w:b/>
      <w:caps/>
      <w:color w:val="800080"/>
    </w:rPr>
  </w:style>
  <w:style w:type="character" w:customStyle="1" w:styleId="ChapSumHeading2Char">
    <w:name w:val="ChapSumHeading2 Char"/>
    <w:link w:val="ChapSumHeading2"/>
    <w:uiPriority w:val="35"/>
    <w:semiHidden/>
    <w:rsid w:val="003F142C"/>
    <w:rPr>
      <w:rFonts w:ascii="Calibri" w:eastAsia="Times New Roman" w:hAnsi="Calibri" w:cs="Times New Roman"/>
      <w:b/>
      <w:caps/>
      <w:color w:val="800080"/>
      <w:lang w:val="en-US"/>
    </w:rPr>
  </w:style>
  <w:style w:type="paragraph" w:customStyle="1" w:styleId="ChapSumHeading1">
    <w:name w:val="ChapSumHeading1"/>
    <w:basedOn w:val="Normal"/>
    <w:link w:val="ChapSumHeading1Char"/>
    <w:uiPriority w:val="35"/>
    <w:qFormat/>
    <w:rsid w:val="003F142C"/>
    <w:pPr>
      <w:outlineLvl w:val="0"/>
    </w:pPr>
    <w:rPr>
      <w:b/>
      <w:color w:val="663300"/>
    </w:rPr>
  </w:style>
  <w:style w:type="character" w:customStyle="1" w:styleId="ChapSumHeading1Char">
    <w:name w:val="ChapSumHeading1 Char"/>
    <w:link w:val="ChapSumHeading1"/>
    <w:uiPriority w:val="35"/>
    <w:rsid w:val="003F142C"/>
    <w:rPr>
      <w:rFonts w:ascii="Times New Roman" w:eastAsia="Times New Roman" w:hAnsi="Times New Roman" w:cs="Times New Roman"/>
      <w:b/>
      <w:color w:val="663300"/>
      <w:lang w:val="en-US"/>
    </w:rPr>
  </w:style>
  <w:style w:type="character" w:customStyle="1" w:styleId="ListEntryHeading2">
    <w:name w:val="ListEntryHeading2"/>
    <w:uiPriority w:val="24"/>
    <w:semiHidden/>
    <w:qFormat/>
    <w:rsid w:val="003F142C"/>
    <w:rPr>
      <w:b/>
      <w:i/>
      <w:color w:val="FF0066"/>
    </w:rPr>
  </w:style>
  <w:style w:type="paragraph" w:customStyle="1" w:styleId="Lc-AlphaList1">
    <w:name w:val="Lc-AlphaList1"/>
    <w:basedOn w:val="Normal"/>
    <w:uiPriority w:val="14"/>
    <w:qFormat/>
    <w:rsid w:val="003F142C"/>
    <w:pPr>
      <w:numPr>
        <w:numId w:val="226"/>
      </w:numPr>
    </w:pPr>
  </w:style>
  <w:style w:type="character" w:customStyle="1" w:styleId="ListEntryHeading3">
    <w:name w:val="ListEntryHeading3"/>
    <w:uiPriority w:val="24"/>
    <w:semiHidden/>
    <w:qFormat/>
    <w:rsid w:val="003F142C"/>
    <w:rPr>
      <w:i/>
      <w:color w:val="FF0066"/>
    </w:rPr>
  </w:style>
  <w:style w:type="paragraph" w:customStyle="1" w:styleId="NumberList2">
    <w:name w:val="NumberList2"/>
    <w:basedOn w:val="Normal"/>
    <w:uiPriority w:val="14"/>
    <w:qFormat/>
    <w:rsid w:val="003F142C"/>
    <w:pPr>
      <w:numPr>
        <w:numId w:val="4"/>
      </w:numPr>
    </w:pPr>
  </w:style>
  <w:style w:type="paragraph" w:customStyle="1" w:styleId="NumberList3">
    <w:name w:val="NumberList3"/>
    <w:basedOn w:val="Normal"/>
    <w:uiPriority w:val="14"/>
    <w:qFormat/>
    <w:rsid w:val="003F142C"/>
  </w:style>
  <w:style w:type="paragraph" w:customStyle="1" w:styleId="Lc-AlphaList2">
    <w:name w:val="Lc-AlphaList2"/>
    <w:basedOn w:val="Normal"/>
    <w:uiPriority w:val="14"/>
    <w:rsid w:val="003F142C"/>
    <w:pPr>
      <w:numPr>
        <w:numId w:val="10"/>
      </w:numPr>
    </w:pPr>
  </w:style>
  <w:style w:type="paragraph" w:customStyle="1" w:styleId="Lc-AlphaList3">
    <w:name w:val="Lc-AlphaList3"/>
    <w:basedOn w:val="Normal"/>
    <w:uiPriority w:val="14"/>
    <w:rsid w:val="003F142C"/>
    <w:pPr>
      <w:numPr>
        <w:numId w:val="11"/>
      </w:numPr>
    </w:pPr>
  </w:style>
  <w:style w:type="paragraph" w:customStyle="1" w:styleId="DingbatList1">
    <w:name w:val="DingbatList1"/>
    <w:basedOn w:val="Normal"/>
    <w:uiPriority w:val="14"/>
    <w:semiHidden/>
    <w:qFormat/>
    <w:rsid w:val="003F142C"/>
    <w:pPr>
      <w:numPr>
        <w:numId w:val="20"/>
      </w:numPr>
    </w:pPr>
  </w:style>
  <w:style w:type="paragraph" w:customStyle="1" w:styleId="DingbatList2">
    <w:name w:val="DingbatList2"/>
    <w:basedOn w:val="Normal"/>
    <w:uiPriority w:val="14"/>
    <w:semiHidden/>
    <w:qFormat/>
    <w:rsid w:val="003F142C"/>
    <w:pPr>
      <w:numPr>
        <w:numId w:val="21"/>
      </w:numPr>
      <w:ind w:left="1080"/>
    </w:pPr>
  </w:style>
  <w:style w:type="paragraph" w:customStyle="1" w:styleId="DingbatList3">
    <w:name w:val="DingbatList3"/>
    <w:basedOn w:val="Normal"/>
    <w:uiPriority w:val="14"/>
    <w:semiHidden/>
    <w:qFormat/>
    <w:rsid w:val="003F142C"/>
    <w:pPr>
      <w:numPr>
        <w:numId w:val="22"/>
      </w:numPr>
    </w:pPr>
  </w:style>
  <w:style w:type="paragraph" w:customStyle="1" w:styleId="ListItemParaL1">
    <w:name w:val="ListItemParaL1"/>
    <w:basedOn w:val="Normal"/>
    <w:uiPriority w:val="26"/>
    <w:semiHidden/>
    <w:qFormat/>
    <w:rsid w:val="003F142C"/>
    <w:pPr>
      <w:ind w:left="357"/>
    </w:pPr>
  </w:style>
  <w:style w:type="paragraph" w:customStyle="1" w:styleId="ListItemParaL2">
    <w:name w:val="ListItemParaL2"/>
    <w:basedOn w:val="Normal"/>
    <w:uiPriority w:val="26"/>
    <w:semiHidden/>
    <w:qFormat/>
    <w:rsid w:val="003F142C"/>
    <w:pPr>
      <w:ind w:left="714"/>
    </w:pPr>
  </w:style>
  <w:style w:type="paragraph" w:customStyle="1" w:styleId="ListHeading">
    <w:name w:val="ListHeading"/>
    <w:basedOn w:val="Normal"/>
    <w:uiPriority w:val="23"/>
    <w:semiHidden/>
    <w:qFormat/>
    <w:rsid w:val="003F142C"/>
    <w:pPr>
      <w:spacing w:before="240"/>
    </w:pPr>
    <w:rPr>
      <w:b/>
      <w:color w:val="008000"/>
    </w:rPr>
  </w:style>
  <w:style w:type="paragraph" w:customStyle="1" w:styleId="QuestionNL1">
    <w:name w:val="QuestionNL1"/>
    <w:basedOn w:val="Question"/>
    <w:uiPriority w:val="42"/>
    <w:semiHidden/>
    <w:qFormat/>
    <w:rsid w:val="003F142C"/>
    <w:pPr>
      <w:numPr>
        <w:numId w:val="33"/>
      </w:numPr>
      <w:ind w:left="720"/>
    </w:pPr>
    <w:rPr>
      <w:rFonts w:eastAsia="Times New Roman" w:cs="Times New Roman"/>
    </w:rPr>
  </w:style>
  <w:style w:type="paragraph" w:customStyle="1" w:styleId="ListItemParaL3">
    <w:name w:val="ListItemParaL3"/>
    <w:basedOn w:val="Normal"/>
    <w:uiPriority w:val="26"/>
    <w:semiHidden/>
    <w:qFormat/>
    <w:rsid w:val="003F142C"/>
    <w:pPr>
      <w:ind w:left="1071"/>
    </w:pPr>
  </w:style>
  <w:style w:type="paragraph" w:customStyle="1" w:styleId="ListItemParaL4">
    <w:name w:val="ListItemParaL4"/>
    <w:basedOn w:val="Normal"/>
    <w:uiPriority w:val="26"/>
    <w:semiHidden/>
    <w:qFormat/>
    <w:rsid w:val="003F142C"/>
    <w:pPr>
      <w:ind w:left="1428"/>
    </w:pPr>
  </w:style>
  <w:style w:type="paragraph" w:customStyle="1" w:styleId="ListItemParaL5">
    <w:name w:val="ListItemParaL5"/>
    <w:basedOn w:val="Normal"/>
    <w:uiPriority w:val="26"/>
    <w:semiHidden/>
    <w:qFormat/>
    <w:rsid w:val="003F142C"/>
    <w:pPr>
      <w:ind w:left="1785"/>
    </w:pPr>
  </w:style>
  <w:style w:type="paragraph" w:customStyle="1" w:styleId="DingbatList4">
    <w:name w:val="DingbatList4"/>
    <w:basedOn w:val="Normal"/>
    <w:uiPriority w:val="14"/>
    <w:semiHidden/>
    <w:qFormat/>
    <w:rsid w:val="003F142C"/>
    <w:pPr>
      <w:numPr>
        <w:numId w:val="23"/>
      </w:numPr>
      <w:ind w:left="1080"/>
    </w:pPr>
  </w:style>
  <w:style w:type="paragraph" w:customStyle="1" w:styleId="DingbatList5">
    <w:name w:val="DingbatList5"/>
    <w:basedOn w:val="Normal"/>
    <w:uiPriority w:val="14"/>
    <w:semiHidden/>
    <w:qFormat/>
    <w:rsid w:val="003F142C"/>
    <w:pPr>
      <w:numPr>
        <w:numId w:val="24"/>
      </w:numPr>
    </w:pPr>
  </w:style>
  <w:style w:type="paragraph" w:customStyle="1" w:styleId="DingbatList6">
    <w:name w:val="DingbatList6"/>
    <w:basedOn w:val="Normal"/>
    <w:uiPriority w:val="14"/>
    <w:semiHidden/>
    <w:qFormat/>
    <w:rsid w:val="003F142C"/>
    <w:pPr>
      <w:numPr>
        <w:numId w:val="25"/>
      </w:numPr>
    </w:pPr>
  </w:style>
  <w:style w:type="paragraph" w:customStyle="1" w:styleId="ListItemParaL6">
    <w:name w:val="ListItemParaL6"/>
    <w:basedOn w:val="Normal"/>
    <w:uiPriority w:val="26"/>
    <w:semiHidden/>
    <w:qFormat/>
    <w:rsid w:val="003F142C"/>
    <w:pPr>
      <w:ind w:left="2142"/>
    </w:pPr>
  </w:style>
  <w:style w:type="paragraph" w:customStyle="1" w:styleId="BulletList5">
    <w:name w:val="BulletList5"/>
    <w:basedOn w:val="Normal"/>
    <w:uiPriority w:val="14"/>
    <w:qFormat/>
    <w:rsid w:val="003F142C"/>
    <w:pPr>
      <w:numPr>
        <w:numId w:val="50"/>
      </w:numPr>
    </w:pPr>
  </w:style>
  <w:style w:type="paragraph" w:customStyle="1" w:styleId="BulletList6">
    <w:name w:val="BulletList6"/>
    <w:basedOn w:val="Normal"/>
    <w:uiPriority w:val="14"/>
    <w:qFormat/>
    <w:rsid w:val="003F142C"/>
    <w:pPr>
      <w:numPr>
        <w:numId w:val="51"/>
      </w:numPr>
    </w:pPr>
  </w:style>
  <w:style w:type="paragraph" w:customStyle="1" w:styleId="Lc-AlphaList4">
    <w:name w:val="Lc-AlphaList4"/>
    <w:basedOn w:val="Lc-AlphaList3"/>
    <w:uiPriority w:val="1"/>
    <w:qFormat/>
    <w:rsid w:val="003F142C"/>
    <w:pPr>
      <w:numPr>
        <w:numId w:val="166"/>
      </w:numPr>
      <w:ind w:left="360"/>
    </w:pPr>
  </w:style>
  <w:style w:type="character" w:customStyle="1" w:styleId="ListEntryHeading1">
    <w:name w:val="ListEntryHeading1"/>
    <w:uiPriority w:val="24"/>
    <w:semiHidden/>
    <w:qFormat/>
    <w:rsid w:val="003F142C"/>
    <w:rPr>
      <w:b/>
      <w:i w:val="0"/>
      <w:color w:val="FF0066"/>
    </w:rPr>
  </w:style>
  <w:style w:type="paragraph" w:customStyle="1" w:styleId="Lc-AlphaList5">
    <w:name w:val="Lc-AlphaList5"/>
    <w:basedOn w:val="Lc-AlphaList3"/>
    <w:uiPriority w:val="1"/>
    <w:qFormat/>
    <w:rsid w:val="003F142C"/>
    <w:pPr>
      <w:numPr>
        <w:numId w:val="167"/>
      </w:numPr>
      <w:ind w:left="720"/>
    </w:pPr>
  </w:style>
  <w:style w:type="paragraph" w:customStyle="1" w:styleId="Uc-RomanList1">
    <w:name w:val="Uc-RomanList1"/>
    <w:basedOn w:val="Normal"/>
    <w:uiPriority w:val="14"/>
    <w:semiHidden/>
    <w:qFormat/>
    <w:rsid w:val="003F142C"/>
    <w:pPr>
      <w:numPr>
        <w:numId w:val="18"/>
      </w:numPr>
    </w:pPr>
  </w:style>
  <w:style w:type="paragraph" w:customStyle="1" w:styleId="Uc-RomanList2">
    <w:name w:val="Uc-RomanList2"/>
    <w:basedOn w:val="Normal"/>
    <w:uiPriority w:val="14"/>
    <w:semiHidden/>
    <w:qFormat/>
    <w:rsid w:val="003F142C"/>
    <w:pPr>
      <w:numPr>
        <w:numId w:val="19"/>
      </w:numPr>
    </w:pPr>
  </w:style>
  <w:style w:type="paragraph" w:customStyle="1" w:styleId="Lc-RomanList3">
    <w:name w:val="Lc-RomanList3"/>
    <w:basedOn w:val="Normal"/>
    <w:uiPriority w:val="14"/>
    <w:semiHidden/>
    <w:qFormat/>
    <w:rsid w:val="003F142C"/>
    <w:pPr>
      <w:numPr>
        <w:numId w:val="14"/>
      </w:numPr>
    </w:pPr>
  </w:style>
  <w:style w:type="paragraph" w:customStyle="1" w:styleId="Lc-RomanList4">
    <w:name w:val="Lc-RomanList4"/>
    <w:basedOn w:val="Normal"/>
    <w:uiPriority w:val="25"/>
    <w:qFormat/>
    <w:rsid w:val="003F142C"/>
    <w:pPr>
      <w:numPr>
        <w:numId w:val="168"/>
      </w:numPr>
      <w:ind w:left="720"/>
    </w:pPr>
  </w:style>
  <w:style w:type="paragraph" w:customStyle="1" w:styleId="Lc-RomanList5">
    <w:name w:val="Lc-RomanList5"/>
    <w:basedOn w:val="Normal"/>
    <w:uiPriority w:val="14"/>
    <w:semiHidden/>
    <w:qFormat/>
    <w:rsid w:val="009C676B"/>
    <w:pPr>
      <w:numPr>
        <w:numId w:val="15"/>
      </w:numPr>
      <w:spacing w:line="360" w:lineRule="auto"/>
      <w:ind w:left="1800"/>
      <w:contextualSpacing/>
    </w:pPr>
  </w:style>
  <w:style w:type="paragraph" w:customStyle="1" w:styleId="Uc-AlphaList1">
    <w:name w:val="Uc-AlphaList1"/>
    <w:basedOn w:val="Normal"/>
    <w:uiPriority w:val="14"/>
    <w:semiHidden/>
    <w:qFormat/>
    <w:rsid w:val="003F142C"/>
    <w:pPr>
      <w:numPr>
        <w:numId w:val="16"/>
      </w:numPr>
    </w:pPr>
  </w:style>
  <w:style w:type="paragraph" w:customStyle="1" w:styleId="Uc-AlphaList2">
    <w:name w:val="Uc-AlphaList2"/>
    <w:basedOn w:val="Normal"/>
    <w:uiPriority w:val="14"/>
    <w:semiHidden/>
    <w:qFormat/>
    <w:rsid w:val="003F142C"/>
    <w:pPr>
      <w:numPr>
        <w:ilvl w:val="1"/>
        <w:numId w:val="18"/>
      </w:numPr>
    </w:pPr>
  </w:style>
  <w:style w:type="paragraph" w:customStyle="1" w:styleId="Uc-AlphaList3">
    <w:name w:val="Uc-AlphaList3"/>
    <w:basedOn w:val="Normal"/>
    <w:uiPriority w:val="14"/>
    <w:semiHidden/>
    <w:qFormat/>
    <w:rsid w:val="003F142C"/>
    <w:pPr>
      <w:numPr>
        <w:numId w:val="17"/>
      </w:numPr>
    </w:pPr>
  </w:style>
  <w:style w:type="paragraph" w:customStyle="1" w:styleId="Lc-RomanList2">
    <w:name w:val="Lc-RomanList2"/>
    <w:basedOn w:val="Normal"/>
    <w:uiPriority w:val="14"/>
    <w:semiHidden/>
    <w:qFormat/>
    <w:rsid w:val="003F142C"/>
    <w:pPr>
      <w:numPr>
        <w:numId w:val="13"/>
      </w:numPr>
    </w:pPr>
  </w:style>
  <w:style w:type="paragraph" w:customStyle="1" w:styleId="ListSubheading">
    <w:name w:val="ListSubheading"/>
    <w:basedOn w:val="Normal"/>
    <w:uiPriority w:val="23"/>
    <w:semiHidden/>
    <w:qFormat/>
    <w:rsid w:val="003F142C"/>
    <w:rPr>
      <w:i/>
      <w:color w:val="FF0000"/>
    </w:rPr>
  </w:style>
  <w:style w:type="paragraph" w:customStyle="1" w:styleId="Lc-RomanList1">
    <w:name w:val="Lc-RomanList1"/>
    <w:basedOn w:val="Normal"/>
    <w:uiPriority w:val="14"/>
    <w:semiHidden/>
    <w:qFormat/>
    <w:rsid w:val="003F142C"/>
    <w:pPr>
      <w:numPr>
        <w:numId w:val="12"/>
      </w:numPr>
    </w:pPr>
  </w:style>
  <w:style w:type="paragraph" w:customStyle="1" w:styleId="MultipleChoiceQuestionNL">
    <w:name w:val="MultipleChoiceQuestionNL"/>
    <w:basedOn w:val="Normal"/>
    <w:uiPriority w:val="42"/>
    <w:semiHidden/>
    <w:qFormat/>
    <w:rsid w:val="003F142C"/>
    <w:pPr>
      <w:spacing w:before="240"/>
      <w:ind w:left="357" w:hanging="357"/>
    </w:pPr>
    <w:rPr>
      <w:color w:val="3333CC"/>
    </w:rPr>
  </w:style>
  <w:style w:type="paragraph" w:customStyle="1" w:styleId="AnswerNL1">
    <w:name w:val="AnswerNL1"/>
    <w:basedOn w:val="Normal"/>
    <w:uiPriority w:val="46"/>
    <w:qFormat/>
    <w:rsid w:val="003F142C"/>
    <w:pPr>
      <w:numPr>
        <w:numId w:val="27"/>
      </w:numPr>
    </w:pPr>
    <w:rPr>
      <w:color w:val="009900"/>
    </w:rPr>
  </w:style>
  <w:style w:type="paragraph" w:customStyle="1" w:styleId="NumberList4">
    <w:name w:val="NumberList4"/>
    <w:basedOn w:val="Normal"/>
    <w:uiPriority w:val="14"/>
    <w:qFormat/>
    <w:rsid w:val="003F142C"/>
    <w:pPr>
      <w:numPr>
        <w:numId w:val="5"/>
      </w:numPr>
    </w:pPr>
  </w:style>
  <w:style w:type="paragraph" w:customStyle="1" w:styleId="NumberList5">
    <w:name w:val="NumberList5"/>
    <w:basedOn w:val="Normal"/>
    <w:uiPriority w:val="14"/>
    <w:qFormat/>
    <w:rsid w:val="003F142C"/>
    <w:pPr>
      <w:numPr>
        <w:numId w:val="6"/>
      </w:numPr>
    </w:pPr>
  </w:style>
  <w:style w:type="paragraph" w:customStyle="1" w:styleId="Question-Lc-AL1">
    <w:name w:val="Question-Lc-AL1"/>
    <w:basedOn w:val="Normal"/>
    <w:uiPriority w:val="42"/>
    <w:semiHidden/>
    <w:rsid w:val="003F142C"/>
    <w:pPr>
      <w:numPr>
        <w:numId w:val="31"/>
      </w:numPr>
      <w:ind w:left="720"/>
    </w:pPr>
    <w:rPr>
      <w:color w:val="7030A0"/>
    </w:rPr>
  </w:style>
  <w:style w:type="paragraph" w:customStyle="1" w:styleId="DisplayEq-MathMode">
    <w:name w:val="DisplayEq-MathMode"/>
    <w:basedOn w:val="Normal"/>
    <w:uiPriority w:val="30"/>
    <w:qFormat/>
    <w:rsid w:val="003F142C"/>
  </w:style>
  <w:style w:type="paragraph" w:customStyle="1" w:styleId="UL-HangInd2">
    <w:name w:val="UL-HangInd2"/>
    <w:basedOn w:val="UL-HangInd1"/>
    <w:uiPriority w:val="14"/>
    <w:semiHidden/>
    <w:qFormat/>
    <w:rsid w:val="003F142C"/>
    <w:pPr>
      <w:ind w:left="574"/>
    </w:pPr>
  </w:style>
  <w:style w:type="paragraph" w:customStyle="1" w:styleId="UL-HangInd1">
    <w:name w:val="UL-HangInd1"/>
    <w:basedOn w:val="List"/>
    <w:uiPriority w:val="14"/>
    <w:semiHidden/>
    <w:qFormat/>
    <w:rsid w:val="003F142C"/>
    <w:pPr>
      <w:spacing w:before="180"/>
      <w:ind w:left="284" w:hanging="284"/>
      <w:contextualSpacing w:val="0"/>
    </w:pPr>
  </w:style>
  <w:style w:type="paragraph" w:styleId="List">
    <w:name w:val="List"/>
    <w:basedOn w:val="Normal"/>
    <w:uiPriority w:val="99"/>
    <w:unhideWhenUsed/>
    <w:rsid w:val="003F142C"/>
    <w:pPr>
      <w:ind w:left="360" w:hanging="360"/>
      <w:contextualSpacing/>
    </w:pPr>
  </w:style>
  <w:style w:type="character" w:customStyle="1" w:styleId="URL">
    <w:name w:val="URL"/>
    <w:basedOn w:val="DefaultParagraphFont"/>
    <w:uiPriority w:val="1"/>
    <w:qFormat/>
    <w:rsid w:val="003F142C"/>
    <w:rPr>
      <w:color w:val="0043C8"/>
    </w:rPr>
  </w:style>
  <w:style w:type="paragraph" w:customStyle="1" w:styleId="MulticolumnList">
    <w:name w:val="MulticolumnList"/>
    <w:basedOn w:val="Normal"/>
    <w:uiPriority w:val="27"/>
    <w:qFormat/>
    <w:rsid w:val="003F142C"/>
    <w:rPr>
      <w:color w:val="984806"/>
    </w:rPr>
  </w:style>
  <w:style w:type="paragraph" w:customStyle="1" w:styleId="StepList">
    <w:name w:val="StepList"/>
    <w:basedOn w:val="Normal"/>
    <w:uiPriority w:val="27"/>
    <w:semiHidden/>
    <w:qFormat/>
    <w:rsid w:val="003F142C"/>
    <w:rPr>
      <w:color w:val="990033"/>
    </w:rPr>
  </w:style>
  <w:style w:type="character" w:customStyle="1" w:styleId="StepNumber">
    <w:name w:val="StepNumber"/>
    <w:uiPriority w:val="27"/>
    <w:semiHidden/>
    <w:qFormat/>
    <w:rsid w:val="009C676B"/>
    <w:rPr>
      <w:color w:val="009900"/>
    </w:rPr>
  </w:style>
  <w:style w:type="paragraph" w:customStyle="1" w:styleId="WhereList">
    <w:name w:val="WhereList"/>
    <w:basedOn w:val="Normal"/>
    <w:uiPriority w:val="27"/>
    <w:semiHidden/>
    <w:qFormat/>
    <w:rsid w:val="003F142C"/>
    <w:rPr>
      <w:color w:val="990099"/>
    </w:rPr>
  </w:style>
  <w:style w:type="paragraph" w:customStyle="1" w:styleId="BulletPara">
    <w:name w:val="BulletPara"/>
    <w:basedOn w:val="Normal"/>
    <w:uiPriority w:val="28"/>
    <w:semiHidden/>
    <w:qFormat/>
    <w:rsid w:val="003F142C"/>
  </w:style>
  <w:style w:type="paragraph" w:customStyle="1" w:styleId="DisplayEq-TextMode">
    <w:name w:val="DisplayEq-TextMode"/>
    <w:basedOn w:val="Normal"/>
    <w:uiPriority w:val="1"/>
    <w:qFormat/>
    <w:rsid w:val="003F142C"/>
    <w:pPr>
      <w:ind w:left="720"/>
    </w:pPr>
    <w:rPr>
      <w:color w:val="767171" w:themeColor="background2" w:themeShade="80"/>
    </w:rPr>
  </w:style>
  <w:style w:type="paragraph" w:customStyle="1" w:styleId="NumberedPara">
    <w:name w:val="NumberedPara"/>
    <w:basedOn w:val="Normal"/>
    <w:uiPriority w:val="28"/>
    <w:semiHidden/>
    <w:qFormat/>
    <w:rsid w:val="003F142C"/>
  </w:style>
  <w:style w:type="paragraph" w:customStyle="1" w:styleId="DingbatPara">
    <w:name w:val="DingbatPara"/>
    <w:basedOn w:val="Normal"/>
    <w:uiPriority w:val="28"/>
    <w:semiHidden/>
    <w:qFormat/>
    <w:rsid w:val="003F142C"/>
  </w:style>
  <w:style w:type="paragraph" w:customStyle="1" w:styleId="PoetryLine">
    <w:name w:val="PoetryLine"/>
    <w:basedOn w:val="Normal"/>
    <w:uiPriority w:val="17"/>
    <w:qFormat/>
    <w:rsid w:val="003F142C"/>
    <w:pPr>
      <w:ind w:left="720" w:right="720"/>
    </w:pPr>
    <w:rPr>
      <w:color w:val="FF6699"/>
    </w:rPr>
  </w:style>
  <w:style w:type="paragraph" w:customStyle="1" w:styleId="PoemTitle">
    <w:name w:val="PoemTitle"/>
    <w:basedOn w:val="Normal"/>
    <w:uiPriority w:val="17"/>
    <w:qFormat/>
    <w:rsid w:val="003F142C"/>
    <w:pPr>
      <w:spacing w:before="240"/>
      <w:ind w:left="720" w:right="720"/>
    </w:pPr>
    <w:rPr>
      <w:rFonts w:ascii="Cambria" w:hAnsi="Cambria"/>
      <w:b/>
      <w:color w:val="FF0066"/>
    </w:rPr>
  </w:style>
  <w:style w:type="paragraph" w:customStyle="1" w:styleId="PoemAuthor">
    <w:name w:val="PoemAuthor"/>
    <w:basedOn w:val="Normal"/>
    <w:uiPriority w:val="17"/>
    <w:qFormat/>
    <w:rsid w:val="003F142C"/>
    <w:pPr>
      <w:ind w:left="720"/>
    </w:pPr>
    <w:rPr>
      <w:b/>
      <w:color w:val="D60093"/>
    </w:rPr>
  </w:style>
  <w:style w:type="paragraph" w:customStyle="1" w:styleId="PoetryLineNewPara">
    <w:name w:val="PoetryLineNewPara"/>
    <w:basedOn w:val="PoetryLine"/>
    <w:uiPriority w:val="31"/>
    <w:semiHidden/>
    <w:qFormat/>
    <w:rsid w:val="003F142C"/>
    <w:pPr>
      <w:spacing w:before="300"/>
    </w:pPr>
  </w:style>
  <w:style w:type="paragraph" w:customStyle="1" w:styleId="PoemTxt">
    <w:name w:val="PoemTxt"/>
    <w:basedOn w:val="Normal"/>
    <w:uiPriority w:val="31"/>
    <w:semiHidden/>
    <w:qFormat/>
    <w:rsid w:val="003F142C"/>
    <w:pPr>
      <w:ind w:left="720" w:right="720"/>
    </w:pPr>
    <w:rPr>
      <w:color w:val="FF6699"/>
    </w:rPr>
  </w:style>
  <w:style w:type="paragraph" w:customStyle="1" w:styleId="PoemTxt-Ind">
    <w:name w:val="PoemTxt-Ind"/>
    <w:basedOn w:val="PoemTxt"/>
    <w:uiPriority w:val="31"/>
    <w:semiHidden/>
    <w:qFormat/>
    <w:rsid w:val="003F142C"/>
    <w:pPr>
      <w:ind w:firstLine="352"/>
    </w:pPr>
  </w:style>
  <w:style w:type="paragraph" w:customStyle="1" w:styleId="CoupletLine1">
    <w:name w:val="CoupletLine1"/>
    <w:basedOn w:val="Normal"/>
    <w:uiPriority w:val="30"/>
    <w:semiHidden/>
    <w:qFormat/>
    <w:rsid w:val="003F142C"/>
    <w:rPr>
      <w:color w:val="990099"/>
    </w:rPr>
  </w:style>
  <w:style w:type="paragraph" w:customStyle="1" w:styleId="CoupletLine2">
    <w:name w:val="CoupletLine2"/>
    <w:basedOn w:val="Normal"/>
    <w:uiPriority w:val="30"/>
    <w:semiHidden/>
    <w:qFormat/>
    <w:rsid w:val="003F142C"/>
    <w:pPr>
      <w:spacing w:after="240"/>
    </w:pPr>
    <w:rPr>
      <w:color w:val="003366"/>
    </w:rPr>
  </w:style>
  <w:style w:type="paragraph" w:customStyle="1" w:styleId="DialogSpeaker">
    <w:name w:val="DialogSpeaker"/>
    <w:basedOn w:val="Normal"/>
    <w:link w:val="DialogSpeakerChar"/>
    <w:uiPriority w:val="18"/>
    <w:qFormat/>
    <w:rsid w:val="009C676B"/>
    <w:rPr>
      <w:color w:val="009900"/>
    </w:rPr>
  </w:style>
  <w:style w:type="character" w:customStyle="1" w:styleId="DialogSpeakerChar">
    <w:name w:val="DialogSpeaker Char"/>
    <w:link w:val="DialogSpeaker"/>
    <w:uiPriority w:val="18"/>
    <w:rsid w:val="003F142C"/>
    <w:rPr>
      <w:rFonts w:ascii="Times New Roman" w:eastAsia="Times New Roman" w:hAnsi="Times New Roman" w:cs="Times New Roman"/>
      <w:color w:val="009900"/>
      <w:sz w:val="24"/>
      <w:szCs w:val="24"/>
      <w:lang w:val="en-US" w:eastAsia="en-US"/>
    </w:rPr>
  </w:style>
  <w:style w:type="paragraph" w:customStyle="1" w:styleId="DialogHeading">
    <w:name w:val="DialogHeading"/>
    <w:basedOn w:val="Normal"/>
    <w:uiPriority w:val="18"/>
    <w:qFormat/>
    <w:rsid w:val="003F142C"/>
    <w:pPr>
      <w:spacing w:before="240"/>
    </w:pPr>
    <w:rPr>
      <w:color w:val="CC0066"/>
    </w:rPr>
  </w:style>
  <w:style w:type="paragraph" w:customStyle="1" w:styleId="PoemSource">
    <w:name w:val="PoemSource"/>
    <w:basedOn w:val="Normal"/>
    <w:uiPriority w:val="17"/>
    <w:qFormat/>
    <w:rsid w:val="003F142C"/>
    <w:pPr>
      <w:ind w:left="2142"/>
      <w:jc w:val="center"/>
    </w:pPr>
    <w:rPr>
      <w:color w:val="D60093"/>
    </w:rPr>
  </w:style>
  <w:style w:type="paragraph" w:customStyle="1" w:styleId="GroupedLinesHeading">
    <w:name w:val="GroupedLinesHeading"/>
    <w:basedOn w:val="Normal"/>
    <w:uiPriority w:val="30"/>
    <w:semiHidden/>
    <w:qFormat/>
    <w:rsid w:val="003F142C"/>
    <w:pPr>
      <w:spacing w:before="360" w:after="240"/>
    </w:pPr>
    <w:rPr>
      <w:color w:val="CC0066"/>
    </w:rPr>
  </w:style>
  <w:style w:type="paragraph" w:customStyle="1" w:styleId="GroupedLineFlushRight">
    <w:name w:val="GroupedLineFlushRight"/>
    <w:basedOn w:val="Normal"/>
    <w:uiPriority w:val="31"/>
    <w:semiHidden/>
    <w:qFormat/>
    <w:rsid w:val="003F142C"/>
    <w:pPr>
      <w:jc w:val="right"/>
    </w:pPr>
  </w:style>
  <w:style w:type="paragraph" w:customStyle="1" w:styleId="Write-onLine-Long">
    <w:name w:val="Write-onLine-Long"/>
    <w:basedOn w:val="Normal"/>
    <w:link w:val="Write-onLine-LongChar"/>
    <w:uiPriority w:val="32"/>
    <w:semiHidden/>
    <w:qFormat/>
    <w:rsid w:val="003F142C"/>
  </w:style>
  <w:style w:type="character" w:customStyle="1" w:styleId="Write-onLine-LongChar">
    <w:name w:val="Write-onLine-Long Char"/>
    <w:link w:val="Write-onLine-Long"/>
    <w:uiPriority w:val="32"/>
    <w:semiHidden/>
    <w:rsid w:val="003F142C"/>
    <w:rPr>
      <w:rFonts w:ascii="Times New Roman" w:eastAsia="Times New Roman" w:hAnsi="Times New Roman" w:cs="Times New Roman"/>
      <w:lang w:val="en-US"/>
    </w:rPr>
  </w:style>
  <w:style w:type="paragraph" w:customStyle="1" w:styleId="GroupedLine">
    <w:name w:val="GroupedLine"/>
    <w:basedOn w:val="Normal"/>
    <w:uiPriority w:val="31"/>
    <w:semiHidden/>
    <w:qFormat/>
    <w:rsid w:val="003F142C"/>
  </w:style>
  <w:style w:type="paragraph" w:customStyle="1" w:styleId="UL-FL1">
    <w:name w:val="UL-FL1"/>
    <w:basedOn w:val="Normal"/>
    <w:uiPriority w:val="14"/>
    <w:qFormat/>
    <w:rsid w:val="003F142C"/>
    <w:pPr>
      <w:spacing w:before="180"/>
      <w:ind w:left="720"/>
    </w:pPr>
    <w:rPr>
      <w:color w:val="7030A0"/>
    </w:rPr>
  </w:style>
  <w:style w:type="paragraph" w:customStyle="1" w:styleId="Write-onLine-Short">
    <w:name w:val="Write-onLine-Short"/>
    <w:basedOn w:val="Normal"/>
    <w:link w:val="Write-onLine-ShortChar"/>
    <w:uiPriority w:val="32"/>
    <w:semiHidden/>
    <w:qFormat/>
    <w:rsid w:val="003F142C"/>
  </w:style>
  <w:style w:type="character" w:customStyle="1" w:styleId="Write-onLine-ShortChar">
    <w:name w:val="Write-onLine-Short Char"/>
    <w:link w:val="Write-onLine-Short"/>
    <w:uiPriority w:val="32"/>
    <w:semiHidden/>
    <w:rsid w:val="003F142C"/>
    <w:rPr>
      <w:rFonts w:ascii="Times New Roman" w:eastAsia="Times New Roman" w:hAnsi="Times New Roman" w:cs="Times New Roman"/>
      <w:lang w:val="en-US"/>
    </w:rPr>
  </w:style>
  <w:style w:type="paragraph" w:customStyle="1" w:styleId="ComputerCode">
    <w:name w:val="ComputerCode"/>
    <w:basedOn w:val="Normal"/>
    <w:link w:val="ComputerCodeChar"/>
    <w:uiPriority w:val="32"/>
    <w:qFormat/>
    <w:rsid w:val="003F142C"/>
    <w:rPr>
      <w:rFonts w:ascii="Courier New" w:hAnsi="Courier New"/>
    </w:rPr>
  </w:style>
  <w:style w:type="character" w:customStyle="1" w:styleId="ComputerCodeChar">
    <w:name w:val="ComputerCode Char"/>
    <w:link w:val="ComputerCode"/>
    <w:uiPriority w:val="32"/>
    <w:rsid w:val="003F142C"/>
    <w:rPr>
      <w:rFonts w:ascii="Courier New" w:eastAsia="Times New Roman" w:hAnsi="Courier New" w:cs="Times New Roman"/>
      <w:lang w:val="en-US"/>
    </w:rPr>
  </w:style>
  <w:style w:type="paragraph" w:customStyle="1" w:styleId="AddressLine">
    <w:name w:val="AddressLine"/>
    <w:basedOn w:val="Normal"/>
    <w:uiPriority w:val="31"/>
    <w:semiHidden/>
    <w:qFormat/>
    <w:rsid w:val="003F142C"/>
  </w:style>
  <w:style w:type="paragraph" w:customStyle="1" w:styleId="UL-HangInd3">
    <w:name w:val="UL-HangInd3"/>
    <w:basedOn w:val="UL-HangInd2"/>
    <w:uiPriority w:val="14"/>
    <w:semiHidden/>
    <w:qFormat/>
    <w:rsid w:val="003F142C"/>
    <w:pPr>
      <w:spacing w:before="0"/>
      <w:ind w:left="938" w:hanging="362"/>
    </w:pPr>
  </w:style>
  <w:style w:type="paragraph" w:customStyle="1" w:styleId="UL-HangInd4">
    <w:name w:val="UL-HangInd4"/>
    <w:basedOn w:val="UL-HangInd3"/>
    <w:uiPriority w:val="14"/>
    <w:semiHidden/>
    <w:qFormat/>
    <w:rsid w:val="003F142C"/>
    <w:pPr>
      <w:ind w:left="1288"/>
    </w:pPr>
  </w:style>
  <w:style w:type="paragraph" w:customStyle="1" w:styleId="UL-FL2">
    <w:name w:val="UL-FL2"/>
    <w:basedOn w:val="Normal"/>
    <w:uiPriority w:val="14"/>
    <w:qFormat/>
    <w:rsid w:val="003F142C"/>
    <w:pPr>
      <w:spacing w:before="180"/>
      <w:ind w:left="357"/>
    </w:pPr>
    <w:rPr>
      <w:color w:val="008000"/>
    </w:rPr>
  </w:style>
  <w:style w:type="paragraph" w:customStyle="1" w:styleId="UL-FL3">
    <w:name w:val="UL-FL3"/>
    <w:basedOn w:val="Normal"/>
    <w:uiPriority w:val="14"/>
    <w:qFormat/>
    <w:rsid w:val="003F142C"/>
    <w:pPr>
      <w:spacing w:before="180"/>
      <w:ind w:left="714"/>
    </w:pPr>
    <w:rPr>
      <w:color w:val="CC3300"/>
    </w:rPr>
  </w:style>
  <w:style w:type="paragraph" w:customStyle="1" w:styleId="UL-FL4">
    <w:name w:val="UL-FL4"/>
    <w:basedOn w:val="Normal"/>
    <w:uiPriority w:val="14"/>
    <w:qFormat/>
    <w:rsid w:val="003F142C"/>
    <w:pPr>
      <w:spacing w:before="180"/>
      <w:ind w:left="1071"/>
    </w:pPr>
    <w:rPr>
      <w:color w:val="008080"/>
    </w:rPr>
  </w:style>
  <w:style w:type="character" w:customStyle="1" w:styleId="InlineEquation">
    <w:name w:val="InlineEquation"/>
    <w:uiPriority w:val="33"/>
    <w:semiHidden/>
    <w:qFormat/>
    <w:rsid w:val="009C676B"/>
    <w:rPr>
      <w:color w:val="6600CC"/>
      <w:bdr w:val="single" w:sz="4" w:space="0" w:color="BFBFBF"/>
      <w:shd w:val="clear" w:color="auto" w:fill="FFFF99"/>
    </w:rPr>
  </w:style>
  <w:style w:type="character" w:customStyle="1" w:styleId="InlineChemicalStructure">
    <w:name w:val="InlineChemicalStructure"/>
    <w:uiPriority w:val="33"/>
    <w:semiHidden/>
    <w:qFormat/>
    <w:rsid w:val="003F142C"/>
    <w:rPr>
      <w:color w:val="FF0066"/>
      <w:bdr w:val="single" w:sz="4" w:space="0" w:color="F79646"/>
      <w:shd w:val="clear" w:color="auto" w:fill="FFFF99"/>
    </w:rPr>
  </w:style>
  <w:style w:type="character" w:customStyle="1" w:styleId="FigPlacementAlert">
    <w:name w:val="FigPlacementAlert"/>
    <w:uiPriority w:val="99"/>
    <w:semiHidden/>
    <w:qFormat/>
    <w:rsid w:val="003F142C"/>
    <w:rPr>
      <w:color w:val="990033"/>
      <w:bdr w:val="single" w:sz="4" w:space="0" w:color="BFBFBF"/>
      <w:shd w:val="clear" w:color="auto" w:fill="FFFF99"/>
    </w:rPr>
  </w:style>
  <w:style w:type="paragraph" w:customStyle="1" w:styleId="TableRowHead1">
    <w:name w:val="TableRowHead1"/>
    <w:basedOn w:val="TableBody"/>
    <w:uiPriority w:val="81"/>
    <w:qFormat/>
    <w:rsid w:val="003F142C"/>
    <w:rPr>
      <w:color w:val="336600"/>
    </w:rPr>
  </w:style>
  <w:style w:type="paragraph" w:customStyle="1" w:styleId="TableBody">
    <w:name w:val="TableBody"/>
    <w:basedOn w:val="Normal"/>
    <w:uiPriority w:val="82"/>
    <w:qFormat/>
    <w:rsid w:val="003F142C"/>
  </w:style>
  <w:style w:type="paragraph" w:customStyle="1" w:styleId="TableCaption">
    <w:name w:val="TableCaption"/>
    <w:basedOn w:val="Normal"/>
    <w:link w:val="TableCaptionChar"/>
    <w:uiPriority w:val="80"/>
    <w:rsid w:val="003F142C"/>
    <w:rPr>
      <w:color w:val="000099"/>
    </w:rPr>
  </w:style>
  <w:style w:type="character" w:customStyle="1" w:styleId="FigureSourceChar">
    <w:name w:val="FigureSource Char"/>
    <w:link w:val="FigureSource"/>
    <w:uiPriority w:val="86"/>
    <w:rsid w:val="003F142C"/>
    <w:rPr>
      <w:rFonts w:eastAsiaTheme="minorEastAsia"/>
      <w:lang w:val="en-US"/>
    </w:rPr>
  </w:style>
  <w:style w:type="paragraph" w:customStyle="1" w:styleId="FigureSource">
    <w:name w:val="FigureSource"/>
    <w:basedOn w:val="Normal"/>
    <w:link w:val="FigureSourceChar"/>
    <w:uiPriority w:val="86"/>
    <w:qFormat/>
    <w:rsid w:val="003F142C"/>
  </w:style>
  <w:style w:type="paragraph" w:customStyle="1" w:styleId="TableCellGroupHead1">
    <w:name w:val="TableCellGroupHead1"/>
    <w:basedOn w:val="TableBody"/>
    <w:uiPriority w:val="81"/>
    <w:semiHidden/>
    <w:qFormat/>
    <w:rsid w:val="003F142C"/>
    <w:rPr>
      <w:color w:val="0000FF"/>
    </w:rPr>
  </w:style>
  <w:style w:type="paragraph" w:customStyle="1" w:styleId="TableFootnote">
    <w:name w:val="TableFootnote"/>
    <w:basedOn w:val="Normal"/>
    <w:uiPriority w:val="82"/>
    <w:qFormat/>
    <w:rsid w:val="003F142C"/>
  </w:style>
  <w:style w:type="paragraph" w:customStyle="1" w:styleId="TableNote">
    <w:name w:val="TableNote"/>
    <w:basedOn w:val="Normal"/>
    <w:uiPriority w:val="82"/>
    <w:semiHidden/>
    <w:qFormat/>
    <w:rsid w:val="003F142C"/>
  </w:style>
  <w:style w:type="paragraph" w:customStyle="1" w:styleId="TableSource">
    <w:name w:val="TableSource"/>
    <w:basedOn w:val="Normal"/>
    <w:uiPriority w:val="82"/>
    <w:qFormat/>
    <w:rsid w:val="003F142C"/>
  </w:style>
  <w:style w:type="paragraph" w:customStyle="1" w:styleId="FigureLegendHead">
    <w:name w:val="FigureLegendHead"/>
    <w:basedOn w:val="Normal"/>
    <w:link w:val="FigureLegendHeadChar"/>
    <w:uiPriority w:val="86"/>
    <w:semiHidden/>
    <w:rsid w:val="003F142C"/>
    <w:rPr>
      <w:b/>
    </w:rPr>
  </w:style>
  <w:style w:type="character" w:customStyle="1" w:styleId="FigureLegendHeadChar">
    <w:name w:val="FigureLegendHead Char"/>
    <w:link w:val="FigureLegendHead"/>
    <w:uiPriority w:val="86"/>
    <w:semiHidden/>
    <w:rsid w:val="003F142C"/>
    <w:rPr>
      <w:rFonts w:ascii="Times New Roman" w:eastAsia="Times New Roman" w:hAnsi="Times New Roman" w:cs="Times New Roman"/>
      <w:b/>
      <w:lang w:val="en-US"/>
    </w:rPr>
  </w:style>
  <w:style w:type="paragraph" w:customStyle="1" w:styleId="FigureLegend">
    <w:name w:val="FigureLegend"/>
    <w:basedOn w:val="Normal"/>
    <w:link w:val="FigureLegendChar"/>
    <w:uiPriority w:val="86"/>
    <w:qFormat/>
    <w:rsid w:val="003F142C"/>
  </w:style>
  <w:style w:type="paragraph" w:customStyle="1" w:styleId="FigureNote">
    <w:name w:val="FigureNote"/>
    <w:basedOn w:val="Normal"/>
    <w:uiPriority w:val="86"/>
    <w:qFormat/>
    <w:rsid w:val="003F142C"/>
  </w:style>
  <w:style w:type="paragraph" w:customStyle="1" w:styleId="FigureLabel">
    <w:name w:val="FigureLabel"/>
    <w:basedOn w:val="Normal"/>
    <w:link w:val="FigureLabelChar"/>
    <w:uiPriority w:val="87"/>
    <w:semiHidden/>
    <w:qFormat/>
    <w:rsid w:val="003F142C"/>
  </w:style>
  <w:style w:type="character" w:customStyle="1" w:styleId="FigureLabelChar">
    <w:name w:val="FigureLabel Char"/>
    <w:link w:val="FigureLabel"/>
    <w:uiPriority w:val="87"/>
    <w:semiHidden/>
    <w:rsid w:val="003F142C"/>
    <w:rPr>
      <w:rFonts w:ascii="Times New Roman" w:eastAsia="Times New Roman" w:hAnsi="Times New Roman" w:cs="Times New Roman"/>
      <w:lang w:val="en-US"/>
    </w:rPr>
  </w:style>
  <w:style w:type="paragraph" w:customStyle="1" w:styleId="FigureCreditsHeading">
    <w:name w:val="FigureCreditsHeading"/>
    <w:basedOn w:val="Normal"/>
    <w:link w:val="FigureCreditsHeadingChar"/>
    <w:uiPriority w:val="86"/>
    <w:semiHidden/>
    <w:qFormat/>
    <w:rsid w:val="003F142C"/>
  </w:style>
  <w:style w:type="character" w:customStyle="1" w:styleId="FigureCreditsHeadingChar">
    <w:name w:val="FigureCreditsHeading Char"/>
    <w:link w:val="FigureCreditsHeading"/>
    <w:uiPriority w:val="86"/>
    <w:semiHidden/>
    <w:rsid w:val="003F142C"/>
    <w:rPr>
      <w:rFonts w:ascii="Times New Roman" w:eastAsia="Times New Roman" w:hAnsi="Times New Roman" w:cs="Times New Roman"/>
      <w:lang w:val="en-US"/>
    </w:rPr>
  </w:style>
  <w:style w:type="paragraph" w:customStyle="1" w:styleId="PhotoLegend">
    <w:name w:val="PhotoLegend"/>
    <w:basedOn w:val="Normal"/>
    <w:link w:val="PhotoLegendChar"/>
    <w:uiPriority w:val="89"/>
    <w:semiHidden/>
    <w:qFormat/>
    <w:rsid w:val="003F142C"/>
  </w:style>
  <w:style w:type="character" w:customStyle="1" w:styleId="PhotoLegendChar">
    <w:name w:val="PhotoLegend Char"/>
    <w:link w:val="PhotoLegend"/>
    <w:uiPriority w:val="89"/>
    <w:semiHidden/>
    <w:rsid w:val="003F142C"/>
    <w:rPr>
      <w:rFonts w:ascii="Times New Roman" w:eastAsia="Times New Roman" w:hAnsi="Times New Roman" w:cs="Times New Roman"/>
      <w:lang w:val="en-US"/>
    </w:rPr>
  </w:style>
  <w:style w:type="paragraph" w:customStyle="1" w:styleId="FigureCredit">
    <w:name w:val="FigureCredit"/>
    <w:basedOn w:val="Normal"/>
    <w:uiPriority w:val="87"/>
    <w:qFormat/>
    <w:rsid w:val="003F142C"/>
  </w:style>
  <w:style w:type="paragraph" w:customStyle="1" w:styleId="TableCellGroupHead2">
    <w:name w:val="TableCellGroupHead2"/>
    <w:basedOn w:val="TableBody"/>
    <w:uiPriority w:val="81"/>
    <w:semiHidden/>
    <w:qFormat/>
    <w:rsid w:val="003F142C"/>
    <w:rPr>
      <w:color w:val="CC0099"/>
    </w:rPr>
  </w:style>
  <w:style w:type="paragraph" w:customStyle="1" w:styleId="TableColumnHead1">
    <w:name w:val="TableColumnHead1"/>
    <w:basedOn w:val="Normal"/>
    <w:uiPriority w:val="80"/>
    <w:qFormat/>
    <w:rsid w:val="003F142C"/>
    <w:pPr>
      <w:pBdr>
        <w:top w:val="single" w:sz="4" w:space="1" w:color="BFBFBF"/>
        <w:left w:val="single" w:sz="4" w:space="4" w:color="BFBFBF"/>
        <w:bottom w:val="single" w:sz="4" w:space="1" w:color="BFBFBF"/>
        <w:right w:val="single" w:sz="4" w:space="4" w:color="BFBFBF"/>
      </w:pBdr>
      <w:shd w:val="clear" w:color="auto" w:fill="FFFFCC"/>
    </w:pPr>
    <w:rPr>
      <w:color w:val="990099"/>
    </w:rPr>
  </w:style>
  <w:style w:type="paragraph" w:customStyle="1" w:styleId="TableColumnHead3">
    <w:name w:val="TableColumnHead3"/>
    <w:basedOn w:val="Normal"/>
    <w:uiPriority w:val="80"/>
    <w:qFormat/>
    <w:rsid w:val="003F142C"/>
    <w:pPr>
      <w:pBdr>
        <w:top w:val="single" w:sz="4" w:space="1" w:color="BFBFBF"/>
        <w:left w:val="single" w:sz="4" w:space="4" w:color="BFBFBF"/>
        <w:bottom w:val="single" w:sz="12" w:space="1" w:color="00B050"/>
        <w:right w:val="single" w:sz="4" w:space="4" w:color="BFBFBF"/>
      </w:pBdr>
      <w:shd w:val="clear" w:color="auto" w:fill="FFFFCC"/>
      <w:jc w:val="center"/>
    </w:pPr>
    <w:rPr>
      <w:color w:val="CC0000"/>
    </w:rPr>
  </w:style>
  <w:style w:type="paragraph" w:customStyle="1" w:styleId="TableColumnHead2">
    <w:name w:val="TableColumnHead2"/>
    <w:basedOn w:val="TableBody"/>
    <w:uiPriority w:val="80"/>
    <w:qFormat/>
    <w:rsid w:val="003F142C"/>
    <w:pPr>
      <w:pBdr>
        <w:bottom w:val="single" w:sz="12" w:space="1" w:color="CC0066"/>
      </w:pBdr>
      <w:shd w:val="clear" w:color="auto" w:fill="FFFFCC"/>
    </w:pPr>
    <w:rPr>
      <w:b/>
      <w:color w:val="FF0066"/>
    </w:rPr>
  </w:style>
  <w:style w:type="paragraph" w:customStyle="1" w:styleId="TableCaptionHead">
    <w:name w:val="TableCaptionHead"/>
    <w:basedOn w:val="Normal"/>
    <w:link w:val="TableCaptionHeadChar"/>
    <w:uiPriority w:val="80"/>
    <w:semiHidden/>
    <w:qFormat/>
    <w:rsid w:val="003F142C"/>
    <w:rPr>
      <w:b/>
    </w:rPr>
  </w:style>
  <w:style w:type="character" w:customStyle="1" w:styleId="TableCaptionHeadChar">
    <w:name w:val="TableCaptionHead Char"/>
    <w:link w:val="TableCaptionHead"/>
    <w:uiPriority w:val="80"/>
    <w:semiHidden/>
    <w:rsid w:val="003F142C"/>
    <w:rPr>
      <w:rFonts w:ascii="Times New Roman" w:eastAsia="Times New Roman" w:hAnsi="Times New Roman" w:cs="Times New Roman"/>
      <w:b/>
      <w:lang w:val="en-US"/>
    </w:rPr>
  </w:style>
  <w:style w:type="paragraph" w:customStyle="1" w:styleId="BodyBulletTxt2">
    <w:name w:val="BodyBulletTxt2"/>
    <w:basedOn w:val="BodyText2"/>
    <w:uiPriority w:val="20"/>
    <w:semiHidden/>
    <w:qFormat/>
    <w:rsid w:val="003F142C"/>
    <w:pPr>
      <w:numPr>
        <w:numId w:val="8"/>
      </w:numPr>
    </w:pPr>
    <w:rPr>
      <w:lang w:val="x-none" w:eastAsia="x-none"/>
    </w:rPr>
  </w:style>
  <w:style w:type="paragraph" w:styleId="BodyText2">
    <w:name w:val="Body Text 2"/>
    <w:basedOn w:val="Normal"/>
    <w:link w:val="BodyText2Char"/>
    <w:uiPriority w:val="99"/>
    <w:unhideWhenUsed/>
    <w:rsid w:val="003F142C"/>
  </w:style>
  <w:style w:type="character" w:customStyle="1" w:styleId="BodyText2Char">
    <w:name w:val="Body Text 2 Char"/>
    <w:link w:val="BodyText2"/>
    <w:uiPriority w:val="99"/>
    <w:rsid w:val="003F142C"/>
    <w:rPr>
      <w:rFonts w:ascii="Times New Roman" w:eastAsia="Times New Roman" w:hAnsi="Times New Roman" w:cs="Times New Roman"/>
      <w:lang w:val="en-US"/>
    </w:rPr>
  </w:style>
  <w:style w:type="paragraph" w:customStyle="1" w:styleId="BodyBulletTxt3">
    <w:name w:val="BodyBulletTxt3"/>
    <w:basedOn w:val="BodyText3"/>
    <w:uiPriority w:val="20"/>
    <w:semiHidden/>
    <w:qFormat/>
    <w:rsid w:val="003F142C"/>
    <w:pPr>
      <w:numPr>
        <w:numId w:val="9"/>
      </w:numPr>
      <w:ind w:left="360"/>
    </w:pPr>
    <w:rPr>
      <w:lang w:val="x-none" w:eastAsia="x-none"/>
    </w:rPr>
  </w:style>
  <w:style w:type="paragraph" w:styleId="BodyText3">
    <w:name w:val="Body Text 3"/>
    <w:basedOn w:val="Normal"/>
    <w:link w:val="BodyText3Char"/>
    <w:uiPriority w:val="99"/>
    <w:unhideWhenUsed/>
    <w:rsid w:val="003F142C"/>
    <w:rPr>
      <w:szCs w:val="16"/>
    </w:rPr>
  </w:style>
  <w:style w:type="character" w:customStyle="1" w:styleId="BodyText3Char">
    <w:name w:val="Body Text 3 Char"/>
    <w:link w:val="BodyText3"/>
    <w:uiPriority w:val="99"/>
    <w:rsid w:val="003F142C"/>
    <w:rPr>
      <w:rFonts w:ascii="Times New Roman" w:eastAsia="Times New Roman" w:hAnsi="Times New Roman" w:cs="Times New Roman"/>
      <w:szCs w:val="16"/>
      <w:lang w:val="en-US"/>
    </w:rPr>
  </w:style>
  <w:style w:type="paragraph" w:customStyle="1" w:styleId="TablePartCaption">
    <w:name w:val="TablePartCaption"/>
    <w:basedOn w:val="Normal"/>
    <w:uiPriority w:val="80"/>
    <w:semiHidden/>
    <w:qFormat/>
    <w:rsid w:val="003F142C"/>
    <w:rPr>
      <w:color w:val="008000"/>
    </w:rPr>
  </w:style>
  <w:style w:type="paragraph" w:customStyle="1" w:styleId="QuestionBL1">
    <w:name w:val="QuestionBL1"/>
    <w:basedOn w:val="Normal"/>
    <w:uiPriority w:val="42"/>
    <w:semiHidden/>
    <w:qFormat/>
    <w:rsid w:val="003F142C"/>
    <w:pPr>
      <w:numPr>
        <w:numId w:val="28"/>
      </w:numPr>
    </w:pPr>
    <w:rPr>
      <w:color w:val="9900CC"/>
    </w:rPr>
  </w:style>
  <w:style w:type="paragraph" w:customStyle="1" w:styleId="PhotoNumber">
    <w:name w:val="PhotoNumber"/>
    <w:basedOn w:val="PhotoLegend"/>
    <w:link w:val="PhotoNumberChar"/>
    <w:uiPriority w:val="89"/>
    <w:semiHidden/>
    <w:qFormat/>
    <w:rsid w:val="003F142C"/>
    <w:rPr>
      <w:color w:val="990099"/>
    </w:rPr>
  </w:style>
  <w:style w:type="character" w:customStyle="1" w:styleId="PhotoNumberChar">
    <w:name w:val="PhotoNumber Char"/>
    <w:link w:val="PhotoNumber"/>
    <w:uiPriority w:val="89"/>
    <w:semiHidden/>
    <w:rsid w:val="003F142C"/>
    <w:rPr>
      <w:rFonts w:ascii="Times New Roman" w:eastAsia="Times New Roman" w:hAnsi="Times New Roman" w:cs="Times New Roman"/>
      <w:color w:val="990099"/>
      <w:lang w:val="en-US"/>
    </w:rPr>
  </w:style>
  <w:style w:type="paragraph" w:customStyle="1" w:styleId="QuestionBL">
    <w:name w:val="QuestionBL"/>
    <w:basedOn w:val="ListParagraph"/>
    <w:uiPriority w:val="1"/>
    <w:qFormat/>
    <w:rsid w:val="009C676B"/>
    <w:pPr>
      <w:numPr>
        <w:numId w:val="61"/>
      </w:numPr>
      <w:jc w:val="both"/>
    </w:pPr>
    <w:rPr>
      <w:color w:val="0070C0"/>
    </w:rPr>
  </w:style>
  <w:style w:type="paragraph" w:customStyle="1" w:styleId="QuestionsHeading3">
    <w:name w:val="QuestionsHeading3"/>
    <w:basedOn w:val="Normal"/>
    <w:link w:val="QuestionsHeading3Char"/>
    <w:uiPriority w:val="38"/>
    <w:semiHidden/>
    <w:qFormat/>
    <w:rsid w:val="003F142C"/>
    <w:pPr>
      <w:outlineLvl w:val="2"/>
    </w:pPr>
    <w:rPr>
      <w:b/>
      <w:color w:val="CC3300"/>
      <w:lang w:val="x-none" w:eastAsia="x-none"/>
    </w:rPr>
  </w:style>
  <w:style w:type="character" w:customStyle="1" w:styleId="QuestionsHeading3Char">
    <w:name w:val="QuestionsHeading3 Char"/>
    <w:link w:val="QuestionsHeading3"/>
    <w:uiPriority w:val="38"/>
    <w:semiHidden/>
    <w:rsid w:val="003F142C"/>
    <w:rPr>
      <w:rFonts w:ascii="Times New Roman" w:eastAsia="Times New Roman" w:hAnsi="Times New Roman" w:cs="Times New Roman"/>
      <w:b/>
      <w:color w:val="CC3300"/>
      <w:lang w:val="x-none" w:eastAsia="x-none"/>
    </w:rPr>
  </w:style>
  <w:style w:type="paragraph" w:customStyle="1" w:styleId="QuestionTxt2">
    <w:name w:val="QuestionTxt2"/>
    <w:basedOn w:val="BodyText2"/>
    <w:uiPriority w:val="40"/>
    <w:semiHidden/>
    <w:qFormat/>
    <w:rsid w:val="003F142C"/>
    <w:pPr>
      <w:spacing w:after="0"/>
      <w:ind w:left="357"/>
    </w:pPr>
    <w:rPr>
      <w:lang w:val="x-none" w:eastAsia="x-none"/>
    </w:rPr>
  </w:style>
  <w:style w:type="paragraph" w:customStyle="1" w:styleId="QuestionTxt-Ind">
    <w:name w:val="QuestionTxt-Ind"/>
    <w:basedOn w:val="BodyTextFirstIndent"/>
    <w:uiPriority w:val="40"/>
    <w:semiHidden/>
    <w:qFormat/>
    <w:rsid w:val="003F142C"/>
    <w:pPr>
      <w:ind w:firstLine="720"/>
      <w:contextualSpacing/>
    </w:pPr>
  </w:style>
  <w:style w:type="paragraph" w:styleId="BodyTextFirstIndent">
    <w:name w:val="Body Text First Indent"/>
    <w:basedOn w:val="BodyText"/>
    <w:link w:val="BodyTextFirstIndentChar"/>
    <w:uiPriority w:val="99"/>
    <w:unhideWhenUsed/>
    <w:rsid w:val="003F142C"/>
    <w:pPr>
      <w:spacing w:after="0"/>
      <w:ind w:firstLine="360"/>
    </w:pPr>
  </w:style>
  <w:style w:type="character" w:customStyle="1" w:styleId="BodyTextFirstIndentChar">
    <w:name w:val="Body Text First Indent Char"/>
    <w:link w:val="BodyTextFirstIndent"/>
    <w:uiPriority w:val="99"/>
    <w:rsid w:val="003F142C"/>
    <w:rPr>
      <w:rFonts w:ascii="Times New Roman" w:eastAsia="Times New Roman" w:hAnsi="Times New Roman" w:cs="Times New Roman"/>
      <w:lang w:val="en-US"/>
    </w:rPr>
  </w:style>
  <w:style w:type="paragraph" w:customStyle="1" w:styleId="QuestionTxt">
    <w:name w:val="QuestionTxt"/>
    <w:basedOn w:val="BodyText"/>
    <w:uiPriority w:val="40"/>
    <w:semiHidden/>
    <w:qFormat/>
    <w:rsid w:val="003F142C"/>
    <w:pPr>
      <w:spacing w:after="0"/>
    </w:pPr>
  </w:style>
  <w:style w:type="character" w:customStyle="1" w:styleId="QuestionChar">
    <w:name w:val="Question Char"/>
    <w:link w:val="Question"/>
    <w:uiPriority w:val="42"/>
    <w:rsid w:val="003F142C"/>
    <w:rPr>
      <w:rFonts w:ascii="Times New Roman" w:eastAsiaTheme="minorEastAsia" w:hAnsi="Times New Roman"/>
      <w:lang w:val="en-US"/>
    </w:rPr>
  </w:style>
  <w:style w:type="paragraph" w:customStyle="1" w:styleId="Question">
    <w:name w:val="Question"/>
    <w:basedOn w:val="Normal"/>
    <w:link w:val="QuestionChar"/>
    <w:uiPriority w:val="42"/>
    <w:qFormat/>
    <w:rsid w:val="003F142C"/>
  </w:style>
  <w:style w:type="paragraph" w:customStyle="1" w:styleId="AnswerExplanTxt-Ind">
    <w:name w:val="AnswerExplanTxt-Ind"/>
    <w:basedOn w:val="Normal"/>
    <w:uiPriority w:val="47"/>
    <w:semiHidden/>
    <w:qFormat/>
    <w:rsid w:val="003F142C"/>
    <w:pPr>
      <w:spacing w:after="200"/>
      <w:ind w:firstLine="720"/>
    </w:pPr>
  </w:style>
  <w:style w:type="paragraph" w:customStyle="1" w:styleId="VignetteNumber">
    <w:name w:val="VignetteNumber"/>
    <w:basedOn w:val="Normal"/>
    <w:link w:val="VignetteNumberChar"/>
    <w:uiPriority w:val="41"/>
    <w:semiHidden/>
    <w:qFormat/>
    <w:rsid w:val="003F142C"/>
    <w:rPr>
      <w:b/>
      <w:color w:val="0033CC"/>
      <w:lang w:val="x-none" w:eastAsia="x-none"/>
    </w:rPr>
  </w:style>
  <w:style w:type="character" w:customStyle="1" w:styleId="VignetteNumberChar">
    <w:name w:val="VignetteNumber Char"/>
    <w:link w:val="VignetteNumber"/>
    <w:uiPriority w:val="41"/>
    <w:semiHidden/>
    <w:rsid w:val="003F142C"/>
    <w:rPr>
      <w:rFonts w:ascii="Times New Roman" w:eastAsia="Times New Roman" w:hAnsi="Times New Roman" w:cs="Times New Roman"/>
      <w:b/>
      <w:color w:val="0033CC"/>
      <w:lang w:val="x-none" w:eastAsia="x-none"/>
    </w:rPr>
  </w:style>
  <w:style w:type="paragraph" w:customStyle="1" w:styleId="Question-Lc-AL2">
    <w:name w:val="Question-Lc-AL2"/>
    <w:basedOn w:val="Normal"/>
    <w:uiPriority w:val="42"/>
    <w:semiHidden/>
    <w:qFormat/>
    <w:rsid w:val="003F142C"/>
    <w:pPr>
      <w:numPr>
        <w:numId w:val="32"/>
      </w:numPr>
      <w:ind w:left="1440"/>
    </w:pPr>
    <w:rPr>
      <w:color w:val="FF0000"/>
    </w:rPr>
  </w:style>
  <w:style w:type="paragraph" w:customStyle="1" w:styleId="QuestionNumber">
    <w:name w:val="QuestionNumber"/>
    <w:basedOn w:val="Normal"/>
    <w:link w:val="QuestionNumberChar"/>
    <w:uiPriority w:val="41"/>
    <w:semiHidden/>
    <w:qFormat/>
    <w:rsid w:val="003F142C"/>
    <w:rPr>
      <w:b/>
      <w:color w:val="CC3300"/>
      <w:lang w:val="x-none" w:eastAsia="x-none"/>
    </w:rPr>
  </w:style>
  <w:style w:type="character" w:customStyle="1" w:styleId="QuestionNumberChar">
    <w:name w:val="QuestionNumber Char"/>
    <w:link w:val="QuestionNumber"/>
    <w:uiPriority w:val="41"/>
    <w:semiHidden/>
    <w:rsid w:val="003F142C"/>
    <w:rPr>
      <w:rFonts w:ascii="Times New Roman" w:eastAsia="Times New Roman" w:hAnsi="Times New Roman" w:cs="Times New Roman"/>
      <w:b/>
      <w:color w:val="CC3300"/>
      <w:lang w:val="x-none" w:eastAsia="x-none"/>
    </w:rPr>
  </w:style>
  <w:style w:type="character" w:customStyle="1" w:styleId="AnswerChar">
    <w:name w:val="Answer Char"/>
    <w:link w:val="Answer"/>
    <w:uiPriority w:val="45"/>
    <w:rsid w:val="003F142C"/>
    <w:rPr>
      <w:rFonts w:ascii="Times New Roman" w:eastAsia="Calibri" w:hAnsi="Times New Roman" w:cs="Latha"/>
      <w:szCs w:val="26"/>
      <w:lang w:val="x-none" w:eastAsia="x-none"/>
    </w:rPr>
  </w:style>
  <w:style w:type="paragraph" w:customStyle="1" w:styleId="Answer">
    <w:name w:val="Answer"/>
    <w:basedOn w:val="Normal"/>
    <w:link w:val="AnswerChar"/>
    <w:uiPriority w:val="45"/>
    <w:qFormat/>
    <w:rsid w:val="003F142C"/>
    <w:pPr>
      <w:spacing w:before="240"/>
    </w:pPr>
    <w:rPr>
      <w:rFonts w:eastAsia="Calibri" w:cs="Latha"/>
      <w:szCs w:val="26"/>
      <w:lang w:val="x-none" w:eastAsia="x-none"/>
    </w:rPr>
  </w:style>
  <w:style w:type="paragraph" w:customStyle="1" w:styleId="MultipleChoiceQuestion">
    <w:name w:val="MultipleChoiceQuestion"/>
    <w:basedOn w:val="Normal"/>
    <w:uiPriority w:val="42"/>
    <w:semiHidden/>
    <w:qFormat/>
    <w:rsid w:val="003F142C"/>
    <w:pPr>
      <w:spacing w:before="240"/>
    </w:pPr>
    <w:rPr>
      <w:color w:val="3333CC"/>
    </w:rPr>
  </w:style>
  <w:style w:type="paragraph" w:customStyle="1" w:styleId="MCQ-Options">
    <w:name w:val="MCQ-Options"/>
    <w:basedOn w:val="Normal"/>
    <w:uiPriority w:val="43"/>
    <w:semiHidden/>
    <w:qFormat/>
    <w:rsid w:val="003F142C"/>
    <w:rPr>
      <w:color w:val="CC0066"/>
    </w:rPr>
  </w:style>
  <w:style w:type="paragraph" w:customStyle="1" w:styleId="AnswerExplanHeading">
    <w:name w:val="AnswerExplanHeading"/>
    <w:basedOn w:val="Normal"/>
    <w:uiPriority w:val="47"/>
    <w:semiHidden/>
    <w:qFormat/>
    <w:rsid w:val="003F142C"/>
    <w:rPr>
      <w:color w:val="990033"/>
    </w:rPr>
  </w:style>
  <w:style w:type="paragraph" w:customStyle="1" w:styleId="QuestionBL2">
    <w:name w:val="QuestionBL2"/>
    <w:basedOn w:val="Normal"/>
    <w:uiPriority w:val="42"/>
    <w:semiHidden/>
    <w:qFormat/>
    <w:rsid w:val="003F142C"/>
    <w:pPr>
      <w:numPr>
        <w:numId w:val="29"/>
      </w:numPr>
    </w:pPr>
    <w:rPr>
      <w:color w:val="FF0000"/>
    </w:rPr>
  </w:style>
  <w:style w:type="paragraph" w:customStyle="1" w:styleId="TypicalBoardQuestion">
    <w:name w:val="TypicalBoardQuestion"/>
    <w:basedOn w:val="Normal"/>
    <w:link w:val="TypicalBoardQuestionChar"/>
    <w:uiPriority w:val="42"/>
    <w:semiHidden/>
    <w:qFormat/>
    <w:rsid w:val="003F142C"/>
    <w:rPr>
      <w:color w:val="FF6600"/>
    </w:rPr>
  </w:style>
  <w:style w:type="character" w:customStyle="1" w:styleId="TypicalBoardQuestionChar">
    <w:name w:val="TypicalBoardQuestion Char"/>
    <w:link w:val="TypicalBoardQuestion"/>
    <w:uiPriority w:val="42"/>
    <w:semiHidden/>
    <w:rsid w:val="003F142C"/>
    <w:rPr>
      <w:rFonts w:ascii="Times New Roman" w:eastAsia="Times New Roman" w:hAnsi="Times New Roman" w:cs="Times New Roman"/>
      <w:color w:val="FF6600"/>
      <w:lang w:val="en-US"/>
    </w:rPr>
  </w:style>
  <w:style w:type="paragraph" w:customStyle="1" w:styleId="PointerToAnswer">
    <w:name w:val="PointerToAnswer"/>
    <w:basedOn w:val="Normal"/>
    <w:uiPriority w:val="43"/>
    <w:semiHidden/>
    <w:qFormat/>
    <w:rsid w:val="003F142C"/>
    <w:rPr>
      <w:i/>
    </w:rPr>
  </w:style>
  <w:style w:type="paragraph" w:customStyle="1" w:styleId="QuestionInstruction">
    <w:name w:val="QuestionInstruction"/>
    <w:basedOn w:val="Normal"/>
    <w:uiPriority w:val="41"/>
    <w:semiHidden/>
    <w:qFormat/>
    <w:rsid w:val="003F142C"/>
    <w:rPr>
      <w:color w:val="996633"/>
    </w:rPr>
  </w:style>
  <w:style w:type="paragraph" w:customStyle="1" w:styleId="NoteOnQuestion">
    <w:name w:val="NoteOnQuestion"/>
    <w:basedOn w:val="Normal"/>
    <w:link w:val="NoteOnQuestionChar"/>
    <w:uiPriority w:val="41"/>
    <w:semiHidden/>
    <w:qFormat/>
    <w:rsid w:val="003F142C"/>
    <w:rPr>
      <w:b/>
      <w:color w:val="FF0000"/>
      <w:sz w:val="26"/>
      <w:lang w:val="x-none" w:eastAsia="x-none"/>
    </w:rPr>
  </w:style>
  <w:style w:type="character" w:customStyle="1" w:styleId="NoteOnQuestionChar">
    <w:name w:val="NoteOnQuestion Char"/>
    <w:link w:val="NoteOnQuestion"/>
    <w:uiPriority w:val="41"/>
    <w:semiHidden/>
    <w:rsid w:val="003F142C"/>
    <w:rPr>
      <w:rFonts w:ascii="Times New Roman" w:eastAsia="Times New Roman" w:hAnsi="Times New Roman" w:cs="Times New Roman"/>
      <w:b/>
      <w:color w:val="FF0000"/>
      <w:sz w:val="26"/>
      <w:lang w:val="x-none" w:eastAsia="x-none"/>
    </w:rPr>
  </w:style>
  <w:style w:type="paragraph" w:customStyle="1" w:styleId="MatchFollowingHeading">
    <w:name w:val="MatchFollowingHeading"/>
    <w:basedOn w:val="Normal"/>
    <w:uiPriority w:val="39"/>
    <w:semiHidden/>
    <w:qFormat/>
    <w:rsid w:val="003F142C"/>
    <w:rPr>
      <w:rFonts w:ascii="Cambria" w:hAnsi="Cambria"/>
      <w:b/>
      <w:color w:val="660033"/>
    </w:rPr>
  </w:style>
  <w:style w:type="paragraph" w:customStyle="1" w:styleId="ApplyingTheorytoPracticeHeading">
    <w:name w:val="ApplyingTheorytoPracticeHeading"/>
    <w:basedOn w:val="Normal"/>
    <w:uiPriority w:val="39"/>
    <w:semiHidden/>
    <w:qFormat/>
    <w:rsid w:val="003F142C"/>
    <w:rPr>
      <w:b/>
      <w:color w:val="A50021"/>
    </w:rPr>
  </w:style>
  <w:style w:type="paragraph" w:customStyle="1" w:styleId="True-FalseHeading">
    <w:name w:val="True-FalseHeading"/>
    <w:basedOn w:val="Normal"/>
    <w:uiPriority w:val="39"/>
    <w:semiHidden/>
    <w:qFormat/>
    <w:rsid w:val="003F142C"/>
    <w:rPr>
      <w:rFonts w:ascii="Cambria" w:hAnsi="Cambria"/>
      <w:b/>
      <w:color w:val="A50021"/>
    </w:rPr>
  </w:style>
  <w:style w:type="paragraph" w:customStyle="1" w:styleId="FillInBlanksHeading">
    <w:name w:val="FillInBlanksHeading"/>
    <w:basedOn w:val="Normal"/>
    <w:uiPriority w:val="39"/>
    <w:semiHidden/>
    <w:qFormat/>
    <w:rsid w:val="003F142C"/>
    <w:rPr>
      <w:rFonts w:ascii="Cambria" w:hAnsi="Cambria"/>
      <w:b/>
      <w:color w:val="FF0000"/>
    </w:rPr>
  </w:style>
  <w:style w:type="paragraph" w:customStyle="1" w:styleId="Compare-ContrastHeading">
    <w:name w:val="Compare-ContrastHeading"/>
    <w:basedOn w:val="Normal"/>
    <w:uiPriority w:val="39"/>
    <w:semiHidden/>
    <w:qFormat/>
    <w:rsid w:val="003F142C"/>
    <w:rPr>
      <w:rFonts w:ascii="Cambria" w:hAnsi="Cambria"/>
      <w:b/>
      <w:color w:val="FF0066"/>
    </w:rPr>
  </w:style>
  <w:style w:type="paragraph" w:customStyle="1" w:styleId="Identify-LabelHeading">
    <w:name w:val="Identify-LabelHeading"/>
    <w:basedOn w:val="Normal"/>
    <w:uiPriority w:val="39"/>
    <w:semiHidden/>
    <w:qFormat/>
    <w:rsid w:val="003F142C"/>
    <w:rPr>
      <w:rFonts w:ascii="Cambria" w:hAnsi="Cambria"/>
      <w:b/>
      <w:color w:val="800080"/>
    </w:rPr>
  </w:style>
  <w:style w:type="paragraph" w:customStyle="1" w:styleId="MCQ-Options-Ind">
    <w:name w:val="MCQ-Options-Ind"/>
    <w:basedOn w:val="MCQ-Options"/>
    <w:uiPriority w:val="43"/>
    <w:semiHidden/>
    <w:qFormat/>
    <w:rsid w:val="003F142C"/>
    <w:pPr>
      <w:ind w:left="357"/>
    </w:pPr>
  </w:style>
  <w:style w:type="paragraph" w:customStyle="1" w:styleId="AnswerExplanTxt">
    <w:name w:val="AnswerExplanTxt"/>
    <w:basedOn w:val="Normal"/>
    <w:uiPriority w:val="47"/>
    <w:semiHidden/>
    <w:qFormat/>
    <w:rsid w:val="003F142C"/>
  </w:style>
  <w:style w:type="paragraph" w:customStyle="1" w:styleId="AnswerNote">
    <w:name w:val="AnswerNote"/>
    <w:basedOn w:val="Normal"/>
    <w:uiPriority w:val="47"/>
    <w:semiHidden/>
    <w:qFormat/>
    <w:rsid w:val="003F142C"/>
    <w:pPr>
      <w:spacing w:before="240" w:after="300"/>
    </w:pPr>
    <w:rPr>
      <w:color w:val="CC0099"/>
    </w:rPr>
  </w:style>
  <w:style w:type="paragraph" w:customStyle="1" w:styleId="AnswerReference">
    <w:name w:val="AnswerReference"/>
    <w:basedOn w:val="Normal"/>
    <w:uiPriority w:val="48"/>
    <w:semiHidden/>
    <w:qFormat/>
    <w:rsid w:val="003F142C"/>
    <w:pPr>
      <w:spacing w:before="240" w:after="300"/>
      <w:ind w:left="357"/>
    </w:pPr>
    <w:rPr>
      <w:color w:val="CC0099"/>
    </w:rPr>
  </w:style>
  <w:style w:type="paragraph" w:customStyle="1" w:styleId="QuestionDL1">
    <w:name w:val="QuestionDL1"/>
    <w:basedOn w:val="Normal"/>
    <w:uiPriority w:val="42"/>
    <w:semiHidden/>
    <w:qFormat/>
    <w:rsid w:val="003F142C"/>
    <w:pPr>
      <w:numPr>
        <w:numId w:val="30"/>
      </w:numPr>
      <w:ind w:left="360"/>
    </w:pPr>
    <w:rPr>
      <w:color w:val="7030A0"/>
    </w:rPr>
  </w:style>
  <w:style w:type="paragraph" w:customStyle="1" w:styleId="AnswersHeading">
    <w:name w:val="AnswersHeading"/>
    <w:basedOn w:val="Normal"/>
    <w:uiPriority w:val="44"/>
    <w:semiHidden/>
    <w:qFormat/>
    <w:rsid w:val="003F142C"/>
    <w:pPr>
      <w:outlineLvl w:val="0"/>
    </w:pPr>
    <w:rPr>
      <w:rFonts w:ascii="Calibri" w:hAnsi="Calibri"/>
      <w:b/>
      <w:color w:val="009900"/>
      <w:sz w:val="28"/>
    </w:rPr>
  </w:style>
  <w:style w:type="paragraph" w:customStyle="1" w:styleId="AnswerTxt">
    <w:name w:val="AnswerTxt"/>
    <w:basedOn w:val="BodyText"/>
    <w:uiPriority w:val="45"/>
    <w:qFormat/>
    <w:rsid w:val="003F142C"/>
    <w:pPr>
      <w:spacing w:after="0"/>
    </w:pPr>
  </w:style>
  <w:style w:type="paragraph" w:customStyle="1" w:styleId="AnswerTxt-Ind">
    <w:name w:val="AnswerTxt-Ind"/>
    <w:basedOn w:val="BodyTextFirstIndent"/>
    <w:uiPriority w:val="45"/>
    <w:semiHidden/>
    <w:qFormat/>
    <w:rsid w:val="003F142C"/>
    <w:pPr>
      <w:ind w:firstLine="720"/>
      <w:contextualSpacing/>
    </w:pPr>
  </w:style>
  <w:style w:type="paragraph" w:customStyle="1" w:styleId="QuestMulticolummnList">
    <w:name w:val="QuestMulticolummnList"/>
    <w:basedOn w:val="Normal"/>
    <w:uiPriority w:val="42"/>
    <w:semiHidden/>
    <w:qFormat/>
    <w:rsid w:val="003F142C"/>
  </w:style>
  <w:style w:type="character" w:customStyle="1" w:styleId="AnswerNumberChar">
    <w:name w:val="AnswerNumber Char"/>
    <w:link w:val="AnswerNumber"/>
    <w:uiPriority w:val="47"/>
    <w:semiHidden/>
    <w:rsid w:val="003F142C"/>
    <w:rPr>
      <w:rFonts w:ascii="Candara" w:eastAsia="Calibri" w:hAnsi="Candara" w:cs="Latha"/>
      <w:b/>
      <w:color w:val="9900CC"/>
      <w:sz w:val="26"/>
      <w:szCs w:val="26"/>
      <w:lang w:val="x-none" w:eastAsia="x-none"/>
    </w:rPr>
  </w:style>
  <w:style w:type="paragraph" w:customStyle="1" w:styleId="AnswerNumber">
    <w:name w:val="AnswerNumber"/>
    <w:basedOn w:val="Normal"/>
    <w:link w:val="AnswerNumberChar"/>
    <w:uiPriority w:val="47"/>
    <w:semiHidden/>
    <w:qFormat/>
    <w:rsid w:val="003F142C"/>
    <w:pPr>
      <w:spacing w:before="240"/>
    </w:pPr>
    <w:rPr>
      <w:rFonts w:ascii="Candara" w:eastAsia="Calibri" w:hAnsi="Candara" w:cs="Latha"/>
      <w:b/>
      <w:color w:val="9900CC"/>
      <w:sz w:val="26"/>
      <w:szCs w:val="26"/>
      <w:lang w:val="x-none" w:eastAsia="x-none"/>
    </w:rPr>
  </w:style>
  <w:style w:type="paragraph" w:customStyle="1" w:styleId="AnswerAddnlReading">
    <w:name w:val="AnswerAddnlReading"/>
    <w:basedOn w:val="Normal"/>
    <w:uiPriority w:val="48"/>
    <w:semiHidden/>
    <w:qFormat/>
    <w:rsid w:val="003F142C"/>
  </w:style>
  <w:style w:type="paragraph" w:customStyle="1" w:styleId="AnswerBL1">
    <w:name w:val="AnswerBL1"/>
    <w:basedOn w:val="Normal"/>
    <w:uiPriority w:val="46"/>
    <w:semiHidden/>
    <w:qFormat/>
    <w:rsid w:val="003F142C"/>
    <w:pPr>
      <w:numPr>
        <w:numId w:val="26"/>
      </w:numPr>
    </w:pPr>
    <w:rPr>
      <w:color w:val="CC0099"/>
    </w:rPr>
  </w:style>
  <w:style w:type="paragraph" w:customStyle="1" w:styleId="Answer-Lc-AL1">
    <w:name w:val="Answer-Lc-AL1"/>
    <w:basedOn w:val="Normal"/>
    <w:uiPriority w:val="46"/>
    <w:semiHidden/>
    <w:rsid w:val="003F142C"/>
    <w:pPr>
      <w:tabs>
        <w:tab w:val="num" w:pos="360"/>
      </w:tabs>
      <w:ind w:left="360" w:hanging="360"/>
    </w:pPr>
    <w:rPr>
      <w:color w:val="7030A0"/>
    </w:rPr>
  </w:style>
  <w:style w:type="paragraph" w:customStyle="1" w:styleId="AnswerUL1">
    <w:name w:val="AnswerUL1"/>
    <w:basedOn w:val="Normal"/>
    <w:uiPriority w:val="46"/>
    <w:semiHidden/>
    <w:qFormat/>
    <w:rsid w:val="003F142C"/>
    <w:pPr>
      <w:spacing w:before="180"/>
    </w:pPr>
    <w:rPr>
      <w:color w:val="800000"/>
    </w:rPr>
  </w:style>
  <w:style w:type="paragraph" w:customStyle="1" w:styleId="HintTxt">
    <w:name w:val="HintTxt"/>
    <w:basedOn w:val="Normal"/>
    <w:uiPriority w:val="41"/>
    <w:semiHidden/>
    <w:qFormat/>
    <w:rsid w:val="003F142C"/>
  </w:style>
  <w:style w:type="paragraph" w:customStyle="1" w:styleId="HintHeading">
    <w:name w:val="HintHeading"/>
    <w:basedOn w:val="Normal"/>
    <w:link w:val="HintHeadingChar"/>
    <w:uiPriority w:val="41"/>
    <w:semiHidden/>
    <w:qFormat/>
    <w:rsid w:val="003F142C"/>
    <w:rPr>
      <w:b/>
      <w:color w:val="FF0066"/>
      <w:lang w:val="x-none" w:eastAsia="x-none"/>
    </w:rPr>
  </w:style>
  <w:style w:type="character" w:customStyle="1" w:styleId="HintHeadingChar">
    <w:name w:val="HintHeading Char"/>
    <w:link w:val="HintHeading"/>
    <w:uiPriority w:val="41"/>
    <w:semiHidden/>
    <w:rsid w:val="003F142C"/>
    <w:rPr>
      <w:rFonts w:ascii="Times New Roman" w:eastAsia="Times New Roman" w:hAnsi="Times New Roman" w:cs="Times New Roman"/>
      <w:b/>
      <w:color w:val="FF0066"/>
      <w:lang w:val="x-none" w:eastAsia="x-none"/>
    </w:rPr>
  </w:style>
  <w:style w:type="paragraph" w:customStyle="1" w:styleId="QuestionDL2">
    <w:name w:val="QuestionDL2"/>
    <w:basedOn w:val="Normal"/>
    <w:uiPriority w:val="42"/>
    <w:semiHidden/>
    <w:qFormat/>
    <w:rsid w:val="003F142C"/>
    <w:pPr>
      <w:numPr>
        <w:numId w:val="2"/>
      </w:numPr>
    </w:pPr>
    <w:rPr>
      <w:color w:val="FF0000"/>
    </w:rPr>
  </w:style>
  <w:style w:type="paragraph" w:customStyle="1" w:styleId="AnswerDL1">
    <w:name w:val="AnswerDL1"/>
    <w:basedOn w:val="Normal"/>
    <w:uiPriority w:val="46"/>
    <w:semiHidden/>
    <w:qFormat/>
    <w:rsid w:val="003F142C"/>
    <w:pPr>
      <w:ind w:left="720" w:hanging="360"/>
    </w:pPr>
    <w:rPr>
      <w:color w:val="CC0099"/>
    </w:rPr>
  </w:style>
  <w:style w:type="paragraph" w:customStyle="1" w:styleId="TypicalBoardQuestAnswer">
    <w:name w:val="TypicalBoardQuestAnswer"/>
    <w:basedOn w:val="Normal"/>
    <w:uiPriority w:val="47"/>
    <w:semiHidden/>
    <w:qFormat/>
    <w:rsid w:val="003F142C"/>
    <w:rPr>
      <w:color w:val="FF6600"/>
    </w:rPr>
  </w:style>
  <w:style w:type="paragraph" w:customStyle="1" w:styleId="BodyBulletTxt1">
    <w:name w:val="BodyBulletTxt1"/>
    <w:basedOn w:val="BodyText"/>
    <w:uiPriority w:val="20"/>
    <w:semiHidden/>
    <w:qFormat/>
    <w:rsid w:val="003F142C"/>
    <w:pPr>
      <w:numPr>
        <w:numId w:val="7"/>
      </w:numPr>
      <w:spacing w:after="0"/>
    </w:pPr>
  </w:style>
  <w:style w:type="character" w:customStyle="1" w:styleId="MainDiscussionRef">
    <w:name w:val="MainDiscussionRef"/>
    <w:uiPriority w:val="47"/>
    <w:semiHidden/>
    <w:qFormat/>
    <w:rsid w:val="003F142C"/>
    <w:rPr>
      <w:caps w:val="0"/>
      <w:smallCaps/>
      <w:color w:val="0000FF"/>
      <w:bdr w:val="none" w:sz="0" w:space="0" w:color="auto"/>
      <w:shd w:val="clear" w:color="auto" w:fill="66FFFF"/>
    </w:rPr>
  </w:style>
  <w:style w:type="paragraph" w:customStyle="1" w:styleId="FE-01-Name">
    <w:name w:val="FE-01-Name"/>
    <w:basedOn w:val="Heading6"/>
    <w:uiPriority w:val="50"/>
    <w:qFormat/>
    <w:rsid w:val="003F142C"/>
    <w:pPr>
      <w:keepNext w:val="0"/>
      <w:keepLines w:val="0"/>
      <w:spacing w:before="0"/>
    </w:pPr>
    <w:rPr>
      <w:rFonts w:ascii="Calibri" w:eastAsia="Times New Roman" w:hAnsi="Calibri" w:cs="Times New Roman"/>
      <w:bCs/>
      <w:i w:val="0"/>
      <w:iCs w:val="0"/>
      <w:caps/>
      <w:color w:val="7030A0"/>
      <w:sz w:val="28"/>
      <w:lang w:val="x-none" w:eastAsia="x-none"/>
    </w:rPr>
  </w:style>
  <w:style w:type="paragraph" w:customStyle="1" w:styleId="FE-01-Title">
    <w:name w:val="FE-01-Title"/>
    <w:basedOn w:val="Heading7"/>
    <w:uiPriority w:val="50"/>
    <w:qFormat/>
    <w:rsid w:val="003F142C"/>
    <w:pPr>
      <w:numPr>
        <w:ilvl w:val="0"/>
        <w:numId w:val="0"/>
      </w:numPr>
      <w:spacing w:before="0" w:after="0"/>
    </w:pPr>
    <w:rPr>
      <w:b/>
      <w:color w:val="009900"/>
      <w:sz w:val="28"/>
    </w:rPr>
  </w:style>
  <w:style w:type="paragraph" w:customStyle="1" w:styleId="FE-02-Name">
    <w:name w:val="FE-02-Name"/>
    <w:basedOn w:val="Heading6"/>
    <w:uiPriority w:val="51"/>
    <w:semiHidden/>
    <w:qFormat/>
    <w:rsid w:val="003F142C"/>
    <w:pPr>
      <w:keepNext w:val="0"/>
      <w:keepLines w:val="0"/>
      <w:spacing w:before="0"/>
    </w:pPr>
    <w:rPr>
      <w:rFonts w:ascii="Calibri" w:eastAsia="Times New Roman" w:hAnsi="Calibri" w:cs="Times New Roman"/>
      <w:i w:val="0"/>
      <w:iCs w:val="0"/>
      <w:caps/>
      <w:color w:val="C00000"/>
      <w:sz w:val="28"/>
      <w:lang w:val="x-none" w:eastAsia="x-none"/>
    </w:rPr>
  </w:style>
  <w:style w:type="paragraph" w:customStyle="1" w:styleId="FE-02-Title">
    <w:name w:val="FE-02-Title"/>
    <w:basedOn w:val="Heading7"/>
    <w:uiPriority w:val="51"/>
    <w:semiHidden/>
    <w:qFormat/>
    <w:rsid w:val="003F142C"/>
    <w:pPr>
      <w:numPr>
        <w:ilvl w:val="0"/>
        <w:numId w:val="0"/>
      </w:numPr>
      <w:spacing w:before="0" w:after="0"/>
    </w:pPr>
    <w:rPr>
      <w:b/>
      <w:color w:val="7030A0"/>
      <w:sz w:val="28"/>
    </w:rPr>
  </w:style>
  <w:style w:type="paragraph" w:customStyle="1" w:styleId="FE-Heading1">
    <w:name w:val="FE-Heading1"/>
    <w:basedOn w:val="Normal"/>
    <w:link w:val="FE-Heading1Char"/>
    <w:uiPriority w:val="63"/>
    <w:semiHidden/>
    <w:qFormat/>
    <w:rsid w:val="003F142C"/>
    <w:pPr>
      <w:outlineLvl w:val="5"/>
    </w:pPr>
    <w:rPr>
      <w:b/>
      <w:color w:val="CC3300"/>
    </w:rPr>
  </w:style>
  <w:style w:type="character" w:customStyle="1" w:styleId="FE-Heading1Char">
    <w:name w:val="FE-Heading1 Char"/>
    <w:link w:val="FE-Heading1"/>
    <w:uiPriority w:val="63"/>
    <w:semiHidden/>
    <w:rsid w:val="003F142C"/>
    <w:rPr>
      <w:rFonts w:ascii="Times New Roman" w:eastAsia="Times New Roman" w:hAnsi="Times New Roman" w:cs="Times New Roman"/>
      <w:b/>
      <w:color w:val="CC3300"/>
      <w:lang w:val="en-US"/>
    </w:rPr>
  </w:style>
  <w:style w:type="paragraph" w:customStyle="1" w:styleId="FE-Heading4">
    <w:name w:val="FE-Heading4"/>
    <w:basedOn w:val="Normal"/>
    <w:link w:val="FE-Heading4Char"/>
    <w:uiPriority w:val="63"/>
    <w:semiHidden/>
    <w:qFormat/>
    <w:rsid w:val="003F142C"/>
    <w:pPr>
      <w:outlineLvl w:val="8"/>
    </w:pPr>
    <w:rPr>
      <w:b/>
      <w:color w:val="CC0099"/>
    </w:rPr>
  </w:style>
  <w:style w:type="character" w:customStyle="1" w:styleId="FE-Heading4Char">
    <w:name w:val="FE-Heading4 Char"/>
    <w:link w:val="FE-Heading4"/>
    <w:uiPriority w:val="63"/>
    <w:semiHidden/>
    <w:rsid w:val="003F142C"/>
    <w:rPr>
      <w:rFonts w:ascii="Times New Roman" w:eastAsia="Times New Roman" w:hAnsi="Times New Roman" w:cs="Times New Roman"/>
      <w:b/>
      <w:color w:val="CC0099"/>
      <w:lang w:val="en-US"/>
    </w:rPr>
  </w:style>
  <w:style w:type="paragraph" w:customStyle="1" w:styleId="FE-Heading3">
    <w:name w:val="FE-Heading3"/>
    <w:basedOn w:val="Normal"/>
    <w:link w:val="FE-Heading3Char"/>
    <w:uiPriority w:val="63"/>
    <w:semiHidden/>
    <w:qFormat/>
    <w:rsid w:val="003F142C"/>
    <w:pPr>
      <w:outlineLvl w:val="7"/>
    </w:pPr>
    <w:rPr>
      <w:b/>
      <w:color w:val="7030A0"/>
    </w:rPr>
  </w:style>
  <w:style w:type="character" w:customStyle="1" w:styleId="FE-Heading3Char">
    <w:name w:val="FE-Heading3 Char"/>
    <w:link w:val="FE-Heading3"/>
    <w:uiPriority w:val="63"/>
    <w:semiHidden/>
    <w:rsid w:val="003F142C"/>
    <w:rPr>
      <w:rFonts w:ascii="Times New Roman" w:eastAsia="Times New Roman" w:hAnsi="Times New Roman" w:cs="Times New Roman"/>
      <w:b/>
      <w:color w:val="7030A0"/>
      <w:lang w:val="en-US"/>
    </w:rPr>
  </w:style>
  <w:style w:type="paragraph" w:customStyle="1" w:styleId="FE-Heading2">
    <w:name w:val="FE-Heading2"/>
    <w:basedOn w:val="Normal"/>
    <w:link w:val="FE-Heading2Char"/>
    <w:uiPriority w:val="63"/>
    <w:semiHidden/>
    <w:qFormat/>
    <w:rsid w:val="003F142C"/>
    <w:pPr>
      <w:outlineLvl w:val="6"/>
    </w:pPr>
    <w:rPr>
      <w:b/>
      <w:color w:val="006600"/>
      <w:lang w:val="x-none" w:eastAsia="x-none"/>
    </w:rPr>
  </w:style>
  <w:style w:type="character" w:customStyle="1" w:styleId="FE-Heading2Char">
    <w:name w:val="FE-Heading2 Char"/>
    <w:link w:val="FE-Heading2"/>
    <w:uiPriority w:val="63"/>
    <w:semiHidden/>
    <w:rsid w:val="003F142C"/>
    <w:rPr>
      <w:rFonts w:ascii="Times New Roman" w:eastAsia="Times New Roman" w:hAnsi="Times New Roman" w:cs="Times New Roman"/>
      <w:b/>
      <w:color w:val="006600"/>
      <w:lang w:val="x-none" w:eastAsia="x-none"/>
    </w:rPr>
  </w:style>
  <w:style w:type="paragraph" w:customStyle="1" w:styleId="FE-03-Name">
    <w:name w:val="FE-03-Name"/>
    <w:basedOn w:val="Heading6"/>
    <w:uiPriority w:val="52"/>
    <w:semiHidden/>
    <w:qFormat/>
    <w:rsid w:val="003F142C"/>
    <w:pPr>
      <w:keepNext w:val="0"/>
      <w:keepLines w:val="0"/>
      <w:spacing w:before="0"/>
    </w:pPr>
    <w:rPr>
      <w:rFonts w:ascii="Calibri" w:eastAsia="Times New Roman" w:hAnsi="Calibri" w:cs="Times New Roman"/>
      <w:bCs/>
      <w:iCs w:val="0"/>
      <w:caps/>
      <w:color w:val="008000"/>
      <w:sz w:val="28"/>
      <w:lang w:val="x-none" w:eastAsia="x-none"/>
    </w:rPr>
  </w:style>
  <w:style w:type="paragraph" w:customStyle="1" w:styleId="FE-03-Title">
    <w:name w:val="FE-03-Title"/>
    <w:basedOn w:val="Heading7"/>
    <w:uiPriority w:val="52"/>
    <w:semiHidden/>
    <w:qFormat/>
    <w:rsid w:val="003F142C"/>
    <w:pPr>
      <w:numPr>
        <w:ilvl w:val="0"/>
        <w:numId w:val="0"/>
      </w:numPr>
      <w:spacing w:before="0" w:after="0"/>
      <w:outlineLvl w:val="4"/>
    </w:pPr>
    <w:rPr>
      <w:b/>
      <w:color w:val="FF0066"/>
      <w:sz w:val="28"/>
    </w:rPr>
  </w:style>
  <w:style w:type="paragraph" w:customStyle="1" w:styleId="FE-Source">
    <w:name w:val="FE-Source"/>
    <w:basedOn w:val="Normal"/>
    <w:uiPriority w:val="64"/>
    <w:semiHidden/>
    <w:qFormat/>
    <w:rsid w:val="003F142C"/>
    <w:rPr>
      <w:rFonts w:ascii="Arial Narrow" w:hAnsi="Arial Narrow"/>
      <w:color w:val="984806"/>
    </w:rPr>
  </w:style>
  <w:style w:type="paragraph" w:customStyle="1" w:styleId="FE-Author">
    <w:name w:val="FE-Author"/>
    <w:basedOn w:val="Normal"/>
    <w:uiPriority w:val="62"/>
    <w:semiHidden/>
    <w:qFormat/>
    <w:rsid w:val="003F142C"/>
    <w:rPr>
      <w:b/>
      <w:color w:val="333300"/>
    </w:rPr>
  </w:style>
  <w:style w:type="paragraph" w:customStyle="1" w:styleId="FE-AuthorDescriptor">
    <w:name w:val="FE-AuthorDescriptor"/>
    <w:basedOn w:val="Normal"/>
    <w:link w:val="FE-AuthorDescriptorChar"/>
    <w:uiPriority w:val="62"/>
    <w:semiHidden/>
    <w:qFormat/>
    <w:rsid w:val="003F142C"/>
    <w:rPr>
      <w:rFonts w:ascii="Bell MT" w:hAnsi="Bell MT"/>
      <w:i/>
      <w:color w:val="FF0000"/>
    </w:rPr>
  </w:style>
  <w:style w:type="character" w:customStyle="1" w:styleId="FE-AuthorDescriptorChar">
    <w:name w:val="FE-AuthorDescriptor Char"/>
    <w:link w:val="FE-AuthorDescriptor"/>
    <w:uiPriority w:val="62"/>
    <w:semiHidden/>
    <w:rsid w:val="003F142C"/>
    <w:rPr>
      <w:rFonts w:ascii="Bell MT" w:eastAsia="Times New Roman" w:hAnsi="Bell MT" w:cs="Times New Roman"/>
      <w:i/>
      <w:color w:val="FF0000"/>
      <w:lang w:val="en-US"/>
    </w:rPr>
  </w:style>
  <w:style w:type="paragraph" w:customStyle="1" w:styleId="FE-ReferencesHeading">
    <w:name w:val="FE-ReferencesHeading"/>
    <w:basedOn w:val="Normal"/>
    <w:uiPriority w:val="64"/>
    <w:semiHidden/>
    <w:qFormat/>
    <w:rsid w:val="003F142C"/>
    <w:rPr>
      <w:b/>
      <w:color w:val="008000"/>
    </w:rPr>
  </w:style>
  <w:style w:type="paragraph" w:customStyle="1" w:styleId="FE-BiblioHeading">
    <w:name w:val="FE-BiblioHeading"/>
    <w:basedOn w:val="Normal"/>
    <w:uiPriority w:val="64"/>
    <w:semiHidden/>
    <w:qFormat/>
    <w:rsid w:val="003F142C"/>
    <w:rPr>
      <w:b/>
      <w:color w:val="C00000"/>
    </w:rPr>
  </w:style>
  <w:style w:type="paragraph" w:customStyle="1" w:styleId="FE-ActivityHeading">
    <w:name w:val="FE-ActivityHeading"/>
    <w:basedOn w:val="Normal"/>
    <w:uiPriority w:val="64"/>
    <w:semiHidden/>
    <w:qFormat/>
    <w:rsid w:val="003F142C"/>
    <w:pPr>
      <w:outlineLvl w:val="4"/>
    </w:pPr>
    <w:rPr>
      <w:b/>
      <w:color w:val="009900"/>
    </w:rPr>
  </w:style>
  <w:style w:type="paragraph" w:customStyle="1" w:styleId="FE-IntroSummary">
    <w:name w:val="FE-IntroSummary"/>
    <w:basedOn w:val="Normal"/>
    <w:uiPriority w:val="62"/>
    <w:semiHidden/>
    <w:qFormat/>
    <w:rsid w:val="003F142C"/>
    <w:rPr>
      <w:rFonts w:ascii="Palatino Linotype" w:hAnsi="Palatino Linotype"/>
      <w:b/>
      <w:i/>
      <w:color w:val="000066"/>
    </w:rPr>
  </w:style>
  <w:style w:type="paragraph" w:customStyle="1" w:styleId="FE-ObjectivesHeading">
    <w:name w:val="FE-ObjectivesHeading"/>
    <w:basedOn w:val="Normal"/>
    <w:uiPriority w:val="62"/>
    <w:semiHidden/>
    <w:qFormat/>
    <w:rsid w:val="003F142C"/>
    <w:rPr>
      <w:b/>
      <w:color w:val="3333CC"/>
    </w:rPr>
  </w:style>
  <w:style w:type="paragraph" w:customStyle="1" w:styleId="FE-ObjectivesStatement">
    <w:name w:val="FE-ObjectivesStatement"/>
    <w:basedOn w:val="Normal"/>
    <w:uiPriority w:val="62"/>
    <w:semiHidden/>
    <w:qFormat/>
    <w:rsid w:val="003F142C"/>
    <w:rPr>
      <w:rFonts w:ascii="Lucida Calligraphy" w:hAnsi="Lucida Calligraphy"/>
      <w:color w:val="003300"/>
    </w:rPr>
  </w:style>
  <w:style w:type="paragraph" w:customStyle="1" w:styleId="FE-Note">
    <w:name w:val="FE-Note"/>
    <w:basedOn w:val="Normal"/>
    <w:uiPriority w:val="64"/>
    <w:semiHidden/>
    <w:qFormat/>
    <w:rsid w:val="003F142C"/>
    <w:rPr>
      <w:rFonts w:ascii="Arial Narrow" w:hAnsi="Arial Narrow"/>
      <w:color w:val="984806"/>
    </w:rPr>
  </w:style>
  <w:style w:type="paragraph" w:customStyle="1" w:styleId="FE-CreditLine">
    <w:name w:val="FE-CreditLine"/>
    <w:basedOn w:val="Normal"/>
    <w:uiPriority w:val="64"/>
    <w:semiHidden/>
    <w:qFormat/>
    <w:rsid w:val="003F142C"/>
    <w:rPr>
      <w:rFonts w:ascii="Arial Narrow" w:hAnsi="Arial Narrow"/>
      <w:color w:val="984806"/>
    </w:rPr>
  </w:style>
  <w:style w:type="paragraph" w:customStyle="1" w:styleId="FE-CaseDescriptnTxt">
    <w:name w:val="FE-CaseDescriptnTxt"/>
    <w:basedOn w:val="BodyText"/>
    <w:uiPriority w:val="63"/>
    <w:semiHidden/>
    <w:qFormat/>
    <w:rsid w:val="003F142C"/>
    <w:pPr>
      <w:spacing w:after="240"/>
    </w:pPr>
    <w:rPr>
      <w:color w:val="E36C0A"/>
    </w:rPr>
  </w:style>
  <w:style w:type="paragraph" w:customStyle="1" w:styleId="FE-CaseDescriptnTxt-Ind">
    <w:name w:val="FE-CaseDescriptnTxt-Ind"/>
    <w:basedOn w:val="FE-CaseDescriptnTxt"/>
    <w:uiPriority w:val="63"/>
    <w:semiHidden/>
    <w:qFormat/>
    <w:rsid w:val="003F142C"/>
    <w:pPr>
      <w:ind w:firstLine="357"/>
    </w:pPr>
  </w:style>
  <w:style w:type="paragraph" w:customStyle="1" w:styleId="FE-WebResourcesHeading">
    <w:name w:val="FE-WebResourcesHeading"/>
    <w:basedOn w:val="Normal"/>
    <w:uiPriority w:val="64"/>
    <w:semiHidden/>
    <w:qFormat/>
    <w:rsid w:val="003F142C"/>
    <w:rPr>
      <w:b/>
      <w:color w:val="3333CC"/>
    </w:rPr>
  </w:style>
  <w:style w:type="paragraph" w:customStyle="1" w:styleId="FE-04-Name">
    <w:name w:val="FE-04-Name"/>
    <w:basedOn w:val="Heading6"/>
    <w:uiPriority w:val="53"/>
    <w:semiHidden/>
    <w:qFormat/>
    <w:rsid w:val="003F142C"/>
    <w:pPr>
      <w:keepNext w:val="0"/>
      <w:keepLines w:val="0"/>
      <w:spacing w:before="0"/>
    </w:pPr>
    <w:rPr>
      <w:rFonts w:ascii="Calibri" w:eastAsia="Times New Roman" w:hAnsi="Calibri" w:cs="Times New Roman"/>
      <w:bCs/>
      <w:iCs w:val="0"/>
      <w:color w:val="9900CC"/>
      <w:sz w:val="28"/>
      <w:lang w:val="x-none" w:eastAsia="x-none"/>
    </w:rPr>
  </w:style>
  <w:style w:type="paragraph" w:customStyle="1" w:styleId="FE-04-Title">
    <w:name w:val="FE-04-Title"/>
    <w:basedOn w:val="Heading7"/>
    <w:uiPriority w:val="53"/>
    <w:semiHidden/>
    <w:qFormat/>
    <w:rsid w:val="003F142C"/>
    <w:pPr>
      <w:numPr>
        <w:ilvl w:val="0"/>
        <w:numId w:val="0"/>
      </w:numPr>
      <w:spacing w:before="0" w:after="0"/>
    </w:pPr>
    <w:rPr>
      <w:b/>
      <w:color w:val="800000"/>
    </w:rPr>
  </w:style>
  <w:style w:type="paragraph" w:customStyle="1" w:styleId="FE-06-Title">
    <w:name w:val="FE-06-Title"/>
    <w:basedOn w:val="Heading7"/>
    <w:uiPriority w:val="55"/>
    <w:semiHidden/>
    <w:qFormat/>
    <w:rsid w:val="003F142C"/>
    <w:pPr>
      <w:numPr>
        <w:ilvl w:val="0"/>
        <w:numId w:val="0"/>
      </w:numPr>
      <w:spacing w:before="0" w:after="0"/>
    </w:pPr>
    <w:rPr>
      <w:i/>
      <w:color w:val="9900FF"/>
      <w:sz w:val="28"/>
    </w:rPr>
  </w:style>
  <w:style w:type="paragraph" w:customStyle="1" w:styleId="ReferencesHeading1">
    <w:name w:val="ReferencesHeading1"/>
    <w:basedOn w:val="Heading1"/>
    <w:uiPriority w:val="91"/>
    <w:qFormat/>
    <w:rsid w:val="003F142C"/>
    <w:pPr>
      <w:keepLines w:val="0"/>
    </w:pPr>
    <w:rPr>
      <w:rFonts w:ascii="Cambria" w:hAnsi="Cambria" w:cs="Arial"/>
      <w:color w:val="auto"/>
      <w:kern w:val="32"/>
      <w:sz w:val="24"/>
      <w:szCs w:val="32"/>
    </w:rPr>
  </w:style>
  <w:style w:type="paragraph" w:customStyle="1" w:styleId="Reference-Alphabetical">
    <w:name w:val="Reference-Alphabetical"/>
    <w:basedOn w:val="Normal"/>
    <w:uiPriority w:val="93"/>
    <w:qFormat/>
    <w:rsid w:val="003F142C"/>
    <w:pPr>
      <w:ind w:left="284" w:hanging="284"/>
    </w:pPr>
  </w:style>
  <w:style w:type="paragraph" w:customStyle="1" w:styleId="Reference-Numbered">
    <w:name w:val="Reference-Numbered"/>
    <w:basedOn w:val="Normal"/>
    <w:uiPriority w:val="93"/>
    <w:qFormat/>
    <w:rsid w:val="003F142C"/>
    <w:pPr>
      <w:spacing w:after="240"/>
      <w:ind w:left="360" w:hanging="360"/>
    </w:pPr>
  </w:style>
  <w:style w:type="paragraph" w:customStyle="1" w:styleId="ReferencesHeading2">
    <w:name w:val="ReferencesHeading2"/>
    <w:basedOn w:val="Heading2"/>
    <w:uiPriority w:val="92"/>
    <w:qFormat/>
    <w:rsid w:val="003F142C"/>
    <w:pPr>
      <w:keepLines w:val="0"/>
      <w:spacing w:before="240" w:after="60"/>
    </w:pPr>
    <w:rPr>
      <w:rFonts w:ascii="Calibri" w:hAnsi="Calibri" w:cs="Times New Roman"/>
      <w:iCs/>
      <w:color w:val="C00000"/>
      <w:sz w:val="24"/>
      <w:szCs w:val="28"/>
    </w:rPr>
  </w:style>
  <w:style w:type="paragraph" w:customStyle="1" w:styleId="ReferenceAnnotation">
    <w:name w:val="ReferenceAnnotation"/>
    <w:basedOn w:val="Normal"/>
    <w:uiPriority w:val="94"/>
    <w:semiHidden/>
    <w:qFormat/>
    <w:rsid w:val="003F142C"/>
    <w:pPr>
      <w:tabs>
        <w:tab w:val="left" w:pos="357"/>
      </w:tabs>
      <w:spacing w:after="240"/>
      <w:ind w:left="357"/>
    </w:pPr>
    <w:rPr>
      <w:rFonts w:ascii="Century Schoolbook" w:hAnsi="Century Schoolbook"/>
      <w:i/>
    </w:rPr>
  </w:style>
  <w:style w:type="paragraph" w:customStyle="1" w:styleId="WebResourcesHeading">
    <w:name w:val="WebResourcesHeading"/>
    <w:basedOn w:val="Heading1"/>
    <w:uiPriority w:val="91"/>
    <w:semiHidden/>
    <w:qFormat/>
    <w:rsid w:val="003F142C"/>
    <w:pPr>
      <w:keepLines w:val="0"/>
    </w:pPr>
    <w:rPr>
      <w:rFonts w:ascii="Cambria" w:hAnsi="Cambria" w:cs="Arial"/>
      <w:caps/>
      <w:color w:val="auto"/>
      <w:kern w:val="32"/>
      <w:sz w:val="24"/>
      <w:szCs w:val="32"/>
    </w:rPr>
  </w:style>
  <w:style w:type="paragraph" w:customStyle="1" w:styleId="WebResource-Alphabetical">
    <w:name w:val="WebResource-Alphabetical"/>
    <w:basedOn w:val="Reference-Alphabetical"/>
    <w:uiPriority w:val="93"/>
    <w:semiHidden/>
    <w:qFormat/>
    <w:rsid w:val="003F142C"/>
  </w:style>
  <w:style w:type="paragraph" w:customStyle="1" w:styleId="BibReference-Alphabetical">
    <w:name w:val="BibReference-Alphabetical"/>
    <w:basedOn w:val="Reference-Alphabetical"/>
    <w:uiPriority w:val="93"/>
    <w:semiHidden/>
    <w:qFormat/>
    <w:rsid w:val="003F142C"/>
  </w:style>
  <w:style w:type="paragraph" w:customStyle="1" w:styleId="BibliographyHeading">
    <w:name w:val="BibliographyHeading"/>
    <w:basedOn w:val="ReferencesHeading1"/>
    <w:uiPriority w:val="91"/>
    <w:semiHidden/>
    <w:qFormat/>
    <w:rsid w:val="003F142C"/>
  </w:style>
  <w:style w:type="paragraph" w:customStyle="1" w:styleId="SuggestedReadingHeading1">
    <w:name w:val="SuggestedReadingHeading1"/>
    <w:basedOn w:val="BibliographyHeading"/>
    <w:uiPriority w:val="91"/>
    <w:qFormat/>
    <w:rsid w:val="009C676B"/>
  </w:style>
  <w:style w:type="paragraph" w:customStyle="1" w:styleId="SuggestReadRef-Alphabetical">
    <w:name w:val="SuggestReadRef-Alphabetical"/>
    <w:basedOn w:val="BibReference-Alphabetical"/>
    <w:uiPriority w:val="93"/>
    <w:qFormat/>
    <w:rsid w:val="003F142C"/>
  </w:style>
  <w:style w:type="table" w:styleId="TableGrid">
    <w:name w:val="Table Grid"/>
    <w:basedOn w:val="TableNormal"/>
    <w:uiPriority w:val="59"/>
    <w:rsid w:val="003F142C"/>
    <w:rPr>
      <w:rFonts w:eastAsiaTheme="minorEastAsia"/>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xNumber">
    <w:name w:val="BoxNumber"/>
    <w:basedOn w:val="Normal"/>
    <w:link w:val="BoxNumberChar"/>
    <w:uiPriority w:val="20"/>
    <w:qFormat/>
    <w:rsid w:val="003F142C"/>
    <w:rPr>
      <w:b/>
      <w:caps/>
      <w:color w:val="0000CC"/>
    </w:rPr>
  </w:style>
  <w:style w:type="character" w:customStyle="1" w:styleId="BoxNumberChar">
    <w:name w:val="BoxNumber Char"/>
    <w:link w:val="BoxNumber"/>
    <w:uiPriority w:val="20"/>
    <w:rsid w:val="003F142C"/>
    <w:rPr>
      <w:rFonts w:ascii="Times New Roman" w:eastAsia="Times New Roman" w:hAnsi="Times New Roman" w:cs="Times New Roman"/>
      <w:b/>
      <w:caps/>
      <w:color w:val="0000CC"/>
      <w:lang w:val="en-US"/>
    </w:rPr>
  </w:style>
  <w:style w:type="paragraph" w:customStyle="1" w:styleId="Box1Title">
    <w:name w:val="Box1Title"/>
    <w:basedOn w:val="Normal"/>
    <w:uiPriority w:val="20"/>
    <w:qFormat/>
    <w:rsid w:val="003F142C"/>
    <w:pPr>
      <w:outlineLvl w:val="0"/>
    </w:pPr>
    <w:rPr>
      <w:b/>
      <w:color w:val="008000"/>
    </w:rPr>
  </w:style>
  <w:style w:type="character" w:customStyle="1" w:styleId="Abbreviation">
    <w:name w:val="Abbreviation"/>
    <w:uiPriority w:val="11"/>
    <w:qFormat/>
    <w:rsid w:val="003F142C"/>
    <w:rPr>
      <w:color w:val="FF0066"/>
    </w:rPr>
  </w:style>
  <w:style w:type="paragraph" w:customStyle="1" w:styleId="CaseStudy-eXtractSource">
    <w:name w:val="CaseStudy-eXtractSource"/>
    <w:basedOn w:val="CaseStudy-eXtract"/>
    <w:uiPriority w:val="1"/>
    <w:qFormat/>
    <w:rsid w:val="003F142C"/>
    <w:pPr>
      <w:jc w:val="right"/>
    </w:pPr>
  </w:style>
  <w:style w:type="paragraph" w:customStyle="1" w:styleId="AbbreviationExpansion">
    <w:name w:val="AbbreviationExpansion"/>
    <w:basedOn w:val="Normal"/>
    <w:uiPriority w:val="11"/>
    <w:qFormat/>
    <w:rsid w:val="003F142C"/>
    <w:rPr>
      <w:color w:val="008000"/>
    </w:rPr>
  </w:style>
  <w:style w:type="numbering" w:styleId="111111">
    <w:name w:val="Outline List 2"/>
    <w:basedOn w:val="NoList"/>
    <w:uiPriority w:val="99"/>
    <w:semiHidden/>
    <w:unhideWhenUsed/>
    <w:rsid w:val="003F142C"/>
    <w:pPr>
      <w:numPr>
        <w:numId w:val="34"/>
      </w:numPr>
    </w:pPr>
  </w:style>
  <w:style w:type="numbering" w:styleId="1ai">
    <w:name w:val="Outline List 1"/>
    <w:basedOn w:val="NoList"/>
    <w:uiPriority w:val="99"/>
    <w:semiHidden/>
    <w:unhideWhenUsed/>
    <w:rsid w:val="003F142C"/>
    <w:pPr>
      <w:numPr>
        <w:numId w:val="35"/>
      </w:numPr>
    </w:pPr>
  </w:style>
  <w:style w:type="numbering" w:styleId="ArticleSection">
    <w:name w:val="Outline List 3"/>
    <w:basedOn w:val="NoList"/>
    <w:uiPriority w:val="99"/>
    <w:semiHidden/>
    <w:unhideWhenUsed/>
    <w:rsid w:val="003F142C"/>
    <w:pPr>
      <w:numPr>
        <w:numId w:val="36"/>
      </w:numPr>
    </w:pPr>
  </w:style>
  <w:style w:type="paragraph" w:styleId="BlockText">
    <w:name w:val="Block Text"/>
    <w:basedOn w:val="Normal"/>
    <w:uiPriority w:val="99"/>
    <w:unhideWhenUsed/>
    <w:rsid w:val="003F142C"/>
    <w:pPr>
      <w:pBdr>
        <w:top w:val="single" w:sz="2" w:space="10" w:color="5B9BD5"/>
        <w:left w:val="single" w:sz="2" w:space="10" w:color="5B9BD5"/>
        <w:bottom w:val="single" w:sz="2" w:space="10" w:color="5B9BD5"/>
        <w:right w:val="single" w:sz="2" w:space="10" w:color="5B9BD5"/>
      </w:pBdr>
      <w:ind w:left="1152" w:right="1152"/>
    </w:pPr>
    <w:rPr>
      <w:rFonts w:ascii="Calibri" w:hAnsi="Calibri" w:cs="Latha"/>
      <w:i/>
      <w:iCs/>
      <w:color w:val="5B9BD5"/>
    </w:rPr>
  </w:style>
  <w:style w:type="paragraph" w:styleId="BodyTextIndent">
    <w:name w:val="Body Text Indent"/>
    <w:basedOn w:val="Normal"/>
    <w:link w:val="BodyTextIndentChar"/>
    <w:uiPriority w:val="99"/>
    <w:unhideWhenUsed/>
    <w:rsid w:val="003F142C"/>
    <w:pPr>
      <w:ind w:left="283"/>
    </w:pPr>
  </w:style>
  <w:style w:type="character" w:customStyle="1" w:styleId="BodyTextIndentChar">
    <w:name w:val="Body Text Indent Char"/>
    <w:link w:val="BodyTextIndent"/>
    <w:uiPriority w:val="99"/>
    <w:rsid w:val="003F142C"/>
    <w:rPr>
      <w:rFonts w:ascii="Times New Roman" w:eastAsia="Times New Roman" w:hAnsi="Times New Roman" w:cs="Times New Roman"/>
      <w:lang w:val="en-US"/>
    </w:rPr>
  </w:style>
  <w:style w:type="paragraph" w:styleId="BodyTextFirstIndent2">
    <w:name w:val="Body Text First Indent 2"/>
    <w:basedOn w:val="BodyTextIndent"/>
    <w:link w:val="BodyTextFirstIndent2Char"/>
    <w:uiPriority w:val="99"/>
    <w:unhideWhenUsed/>
    <w:rsid w:val="003F142C"/>
    <w:pPr>
      <w:spacing w:after="0"/>
      <w:ind w:left="360" w:firstLine="360"/>
    </w:pPr>
  </w:style>
  <w:style w:type="character" w:customStyle="1" w:styleId="BodyTextFirstIndent2Char">
    <w:name w:val="Body Text First Indent 2 Char"/>
    <w:link w:val="BodyTextFirstIndent2"/>
    <w:uiPriority w:val="99"/>
    <w:rsid w:val="003F142C"/>
    <w:rPr>
      <w:rFonts w:ascii="Times New Roman" w:eastAsia="Times New Roman" w:hAnsi="Times New Roman" w:cs="Times New Roman"/>
      <w:lang w:val="en-US"/>
    </w:rPr>
  </w:style>
  <w:style w:type="paragraph" w:styleId="BodyTextIndent2">
    <w:name w:val="Body Text Indent 2"/>
    <w:basedOn w:val="Normal"/>
    <w:link w:val="BodyTextIndent2Char"/>
    <w:uiPriority w:val="99"/>
    <w:unhideWhenUsed/>
    <w:rsid w:val="003F142C"/>
    <w:pPr>
      <w:ind w:left="283"/>
    </w:pPr>
  </w:style>
  <w:style w:type="character" w:customStyle="1" w:styleId="BodyTextIndent2Char">
    <w:name w:val="Body Text Indent 2 Char"/>
    <w:link w:val="BodyTextIndent2"/>
    <w:uiPriority w:val="99"/>
    <w:rsid w:val="003F142C"/>
    <w:rPr>
      <w:rFonts w:ascii="Times New Roman" w:eastAsia="Times New Roman" w:hAnsi="Times New Roman" w:cs="Times New Roman"/>
      <w:lang w:val="en-US"/>
    </w:rPr>
  </w:style>
  <w:style w:type="paragraph" w:styleId="BodyTextIndent3">
    <w:name w:val="Body Text Indent 3"/>
    <w:basedOn w:val="Normal"/>
    <w:link w:val="BodyTextIndent3Char"/>
    <w:uiPriority w:val="99"/>
    <w:unhideWhenUsed/>
    <w:rsid w:val="003F142C"/>
    <w:pPr>
      <w:ind w:left="283"/>
    </w:pPr>
    <w:rPr>
      <w:szCs w:val="16"/>
    </w:rPr>
  </w:style>
  <w:style w:type="character" w:customStyle="1" w:styleId="BodyTextIndent3Char">
    <w:name w:val="Body Text Indent 3 Char"/>
    <w:link w:val="BodyTextIndent3"/>
    <w:uiPriority w:val="99"/>
    <w:rsid w:val="003F142C"/>
    <w:rPr>
      <w:rFonts w:ascii="Times New Roman" w:eastAsia="Times New Roman" w:hAnsi="Times New Roman" w:cs="Times New Roman"/>
      <w:szCs w:val="16"/>
      <w:lang w:val="en-US"/>
    </w:rPr>
  </w:style>
  <w:style w:type="character" w:styleId="BookTitle">
    <w:name w:val="Book Title"/>
    <w:uiPriority w:val="33"/>
    <w:qFormat/>
    <w:rsid w:val="003F142C"/>
    <w:rPr>
      <w:b/>
      <w:bCs/>
      <w:smallCaps/>
      <w:spacing w:val="5"/>
    </w:rPr>
  </w:style>
  <w:style w:type="paragraph" w:styleId="Caption">
    <w:name w:val="caption"/>
    <w:basedOn w:val="Normal"/>
    <w:next w:val="Normal"/>
    <w:uiPriority w:val="35"/>
    <w:unhideWhenUsed/>
    <w:qFormat/>
    <w:rsid w:val="003F142C"/>
    <w:pPr>
      <w:spacing w:after="200"/>
    </w:pPr>
    <w:rPr>
      <w:b/>
      <w:bCs/>
      <w:color w:val="5B9BD5"/>
      <w:szCs w:val="18"/>
    </w:rPr>
  </w:style>
  <w:style w:type="paragraph" w:styleId="Closing">
    <w:name w:val="Closing"/>
    <w:basedOn w:val="Normal"/>
    <w:link w:val="ClosingChar"/>
    <w:uiPriority w:val="99"/>
    <w:unhideWhenUsed/>
    <w:rsid w:val="003F142C"/>
    <w:pPr>
      <w:ind w:left="4252"/>
    </w:pPr>
  </w:style>
  <w:style w:type="character" w:customStyle="1" w:styleId="ClosingChar">
    <w:name w:val="Closing Char"/>
    <w:link w:val="Closing"/>
    <w:uiPriority w:val="99"/>
    <w:rsid w:val="003F142C"/>
    <w:rPr>
      <w:rFonts w:ascii="Times New Roman" w:eastAsia="Times New Roman" w:hAnsi="Times New Roman" w:cs="Times New Roman"/>
      <w:lang w:val="en-US"/>
    </w:rPr>
  </w:style>
  <w:style w:type="table" w:styleId="ColorfulGrid">
    <w:name w:val="Colorful Grid"/>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2">
    <w:name w:val="Colorful Grid Accent 2"/>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6">
    <w:name w:val="Colorful Grid Accent 6"/>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2">
    <w:name w:val="Colorful List Accent 2"/>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ECF1F9"/>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6">
    <w:name w:val="Colorful List Accent 6"/>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F0F7EC"/>
    </w:tcPr>
    <w:tblStylePr w:type="firstRow">
      <w:rPr>
        <w:b/>
        <w:bCs/>
        <w:color w:val="FFFFFF"/>
      </w:rPr>
      <w:tblPr/>
      <w:tcPr>
        <w:tcBorders>
          <w:bottom w:val="single" w:sz="12" w:space="0" w:color="FFFFFF"/>
        </w:tcBorders>
        <w:shd w:val="clear" w:color="auto" w:fill="3259A0"/>
      </w:tcPr>
    </w:tblStylePr>
    <w:tblStylePr w:type="lastRow">
      <w:rPr>
        <w:b/>
        <w:bCs/>
        <w:color w:val="3259A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CellMar>
        <w:top w:w="0" w:type="dxa"/>
        <w:left w:w="108" w:type="dxa"/>
        <w:bottom w:w="0" w:type="dxa"/>
        <w:right w:w="108" w:type="dxa"/>
      </w:tblCellMar>
    </w:tblPr>
    <w:tcPr>
      <w:shd w:val="clear" w:color="auto" w:fill="EEF5FB"/>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CellMar>
        <w:top w:w="0" w:type="dxa"/>
        <w:left w:w="108" w:type="dxa"/>
        <w:bottom w:w="0" w:type="dxa"/>
        <w:right w:w="108" w:type="dxa"/>
      </w:tblCellMar>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CellMar>
        <w:top w:w="0" w:type="dxa"/>
        <w:left w:w="108" w:type="dxa"/>
        <w:bottom w:w="0" w:type="dxa"/>
        <w:right w:w="108" w:type="dxa"/>
      </w:tblCellMar>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CellMar>
        <w:top w:w="0" w:type="dxa"/>
        <w:left w:w="108" w:type="dxa"/>
        <w:bottom w:w="0" w:type="dxa"/>
        <w:right w:w="108" w:type="dxa"/>
      </w:tblCellMar>
    </w:tblPr>
    <w:tcPr>
      <w:shd w:val="clear" w:color="auto" w:fill="ECF1F9"/>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Ind w:w="0" w:type="dxa"/>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CellMar>
        <w:top w:w="0" w:type="dxa"/>
        <w:left w:w="108" w:type="dxa"/>
        <w:bottom w:w="0" w:type="dxa"/>
        <w:right w:w="108" w:type="dxa"/>
      </w:tblCellMar>
    </w:tblPr>
    <w:tcPr>
      <w:shd w:val="clear" w:color="auto" w:fill="F0F7EC"/>
    </w:tcPr>
    <w:tblStylePr w:type="firstRow">
      <w:rPr>
        <w:b/>
        <w:bCs/>
      </w:rPr>
      <w:tblPr/>
      <w:tcPr>
        <w:tcBorders>
          <w:top w:val="nil"/>
          <w:left w:val="nil"/>
          <w:bottom w:val="single" w:sz="24" w:space="0" w:color="4472C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2">
    <w:name w:val="Dark List Accent 2"/>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6">
    <w:name w:val="Dark List Accent 6"/>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Ind w:w="0" w:type="dxa"/>
      <w:tblCellMar>
        <w:top w:w="0" w:type="dxa"/>
        <w:left w:w="108" w:type="dxa"/>
        <w:bottom w:w="0" w:type="dxa"/>
        <w:right w:w="108" w:type="dxa"/>
      </w:tblCellMar>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uiPriority w:val="99"/>
    <w:unhideWhenUsed/>
    <w:rsid w:val="003F142C"/>
  </w:style>
  <w:style w:type="character" w:customStyle="1" w:styleId="DateChar">
    <w:name w:val="Date Char"/>
    <w:link w:val="Date"/>
    <w:uiPriority w:val="99"/>
    <w:rsid w:val="003F142C"/>
    <w:rPr>
      <w:rFonts w:ascii="Times New Roman" w:eastAsia="Times New Roman" w:hAnsi="Times New Roman" w:cs="Times New Roman"/>
      <w:lang w:val="en-US"/>
    </w:rPr>
  </w:style>
  <w:style w:type="paragraph" w:styleId="DocumentMap">
    <w:name w:val="Document Map"/>
    <w:basedOn w:val="Normal"/>
    <w:link w:val="DocumentMapChar"/>
    <w:uiPriority w:val="99"/>
    <w:unhideWhenUsed/>
    <w:rsid w:val="003F142C"/>
    <w:rPr>
      <w:rFonts w:ascii="Tahoma" w:hAnsi="Tahoma" w:cs="Tahoma"/>
      <w:szCs w:val="16"/>
    </w:rPr>
  </w:style>
  <w:style w:type="character" w:customStyle="1" w:styleId="DocumentMapChar">
    <w:name w:val="Document Map Char"/>
    <w:basedOn w:val="DefaultParagraphFont"/>
    <w:link w:val="DocumentMap"/>
    <w:uiPriority w:val="99"/>
    <w:rsid w:val="003F142C"/>
    <w:rPr>
      <w:rFonts w:ascii="Tahoma" w:eastAsia="Times New Roman" w:hAnsi="Tahoma" w:cs="Tahoma"/>
      <w:szCs w:val="16"/>
      <w:lang w:val="en-US"/>
    </w:rPr>
  </w:style>
  <w:style w:type="paragraph" w:styleId="E-mailSignature">
    <w:name w:val="E-mail Signature"/>
    <w:basedOn w:val="Normal"/>
    <w:link w:val="E-mailSignatureChar"/>
    <w:uiPriority w:val="99"/>
    <w:unhideWhenUsed/>
    <w:rsid w:val="003F142C"/>
  </w:style>
  <w:style w:type="character" w:customStyle="1" w:styleId="E-mailSignatureChar">
    <w:name w:val="E-mail Signature Char"/>
    <w:basedOn w:val="DefaultParagraphFont"/>
    <w:link w:val="E-mailSignature"/>
    <w:uiPriority w:val="99"/>
    <w:rsid w:val="003F142C"/>
    <w:rPr>
      <w:rFonts w:ascii="Times New Roman" w:eastAsia="Times New Roman" w:hAnsi="Times New Roman" w:cs="Times New Roman"/>
      <w:lang w:val="en-US"/>
    </w:rPr>
  </w:style>
  <w:style w:type="character" w:styleId="Emphasis">
    <w:name w:val="Emphasis"/>
    <w:basedOn w:val="DefaultParagraphFont"/>
    <w:uiPriority w:val="20"/>
    <w:qFormat/>
    <w:rsid w:val="003F142C"/>
    <w:rPr>
      <w:i/>
      <w:iCs/>
    </w:rPr>
  </w:style>
  <w:style w:type="character" w:styleId="EndnoteReference">
    <w:name w:val="endnote reference"/>
    <w:basedOn w:val="DefaultParagraphFont"/>
    <w:uiPriority w:val="99"/>
    <w:unhideWhenUsed/>
    <w:rsid w:val="003F142C"/>
    <w:rPr>
      <w:vertAlign w:val="superscript"/>
    </w:rPr>
  </w:style>
  <w:style w:type="paragraph" w:styleId="EndnoteText">
    <w:name w:val="endnote text"/>
    <w:basedOn w:val="Normal"/>
    <w:link w:val="EndnoteTextChar"/>
    <w:uiPriority w:val="99"/>
    <w:unhideWhenUsed/>
    <w:rsid w:val="003F142C"/>
    <w:rPr>
      <w:szCs w:val="20"/>
    </w:rPr>
  </w:style>
  <w:style w:type="character" w:customStyle="1" w:styleId="EndnoteTextChar">
    <w:name w:val="Endnote Text Char"/>
    <w:basedOn w:val="DefaultParagraphFont"/>
    <w:link w:val="EndnoteText"/>
    <w:uiPriority w:val="99"/>
    <w:rsid w:val="003F142C"/>
    <w:rPr>
      <w:rFonts w:ascii="Times New Roman" w:eastAsia="Times New Roman" w:hAnsi="Times New Roman" w:cs="Times New Roman"/>
      <w:szCs w:val="20"/>
      <w:lang w:val="en-US"/>
    </w:rPr>
  </w:style>
  <w:style w:type="paragraph" w:styleId="EnvelopeAddress">
    <w:name w:val="envelope address"/>
    <w:basedOn w:val="Normal"/>
    <w:uiPriority w:val="99"/>
    <w:unhideWhenUsed/>
    <w:rsid w:val="003F142C"/>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unhideWhenUsed/>
    <w:rsid w:val="003F142C"/>
    <w:rPr>
      <w:rFonts w:asciiTheme="majorHAnsi" w:eastAsiaTheme="majorEastAsia" w:hAnsiTheme="majorHAnsi" w:cstheme="majorBidi"/>
      <w:szCs w:val="20"/>
    </w:rPr>
  </w:style>
  <w:style w:type="character" w:styleId="HTMLAcronym">
    <w:name w:val="HTML Acronym"/>
    <w:basedOn w:val="DefaultParagraphFont"/>
    <w:uiPriority w:val="99"/>
    <w:unhideWhenUsed/>
    <w:rsid w:val="003F142C"/>
  </w:style>
  <w:style w:type="paragraph" w:styleId="HTMLAddress">
    <w:name w:val="HTML Address"/>
    <w:basedOn w:val="Normal"/>
    <w:link w:val="HTMLAddressChar"/>
    <w:uiPriority w:val="99"/>
    <w:unhideWhenUsed/>
    <w:rsid w:val="003F142C"/>
    <w:rPr>
      <w:i/>
      <w:iCs/>
    </w:rPr>
  </w:style>
  <w:style w:type="character" w:customStyle="1" w:styleId="HTMLAddressChar">
    <w:name w:val="HTML Address Char"/>
    <w:basedOn w:val="DefaultParagraphFont"/>
    <w:link w:val="HTMLAddress"/>
    <w:uiPriority w:val="99"/>
    <w:rsid w:val="003F142C"/>
    <w:rPr>
      <w:rFonts w:ascii="Times New Roman" w:eastAsia="Times New Roman" w:hAnsi="Times New Roman" w:cs="Times New Roman"/>
      <w:i/>
      <w:iCs/>
      <w:lang w:val="en-US"/>
    </w:rPr>
  </w:style>
  <w:style w:type="character" w:styleId="HTMLCite">
    <w:name w:val="HTML Cite"/>
    <w:basedOn w:val="DefaultParagraphFont"/>
    <w:uiPriority w:val="99"/>
    <w:unhideWhenUsed/>
    <w:rsid w:val="003F142C"/>
    <w:rPr>
      <w:i/>
      <w:iCs/>
    </w:rPr>
  </w:style>
  <w:style w:type="character" w:styleId="HTMLCode">
    <w:name w:val="HTML Code"/>
    <w:basedOn w:val="DefaultParagraphFont"/>
    <w:uiPriority w:val="99"/>
    <w:unhideWhenUsed/>
    <w:rsid w:val="003F142C"/>
    <w:rPr>
      <w:rFonts w:ascii="Consolas" w:hAnsi="Consolas"/>
      <w:sz w:val="20"/>
      <w:szCs w:val="20"/>
    </w:rPr>
  </w:style>
  <w:style w:type="character" w:styleId="HTMLDefinition">
    <w:name w:val="HTML Definition"/>
    <w:basedOn w:val="DefaultParagraphFont"/>
    <w:uiPriority w:val="99"/>
    <w:unhideWhenUsed/>
    <w:rsid w:val="003F142C"/>
    <w:rPr>
      <w:i/>
      <w:iCs/>
    </w:rPr>
  </w:style>
  <w:style w:type="character" w:styleId="HTMLKeyboard">
    <w:name w:val="HTML Keyboard"/>
    <w:basedOn w:val="DefaultParagraphFont"/>
    <w:uiPriority w:val="99"/>
    <w:unhideWhenUsed/>
    <w:rsid w:val="003F142C"/>
    <w:rPr>
      <w:rFonts w:ascii="Consolas" w:hAnsi="Consolas"/>
      <w:sz w:val="20"/>
      <w:szCs w:val="20"/>
    </w:rPr>
  </w:style>
  <w:style w:type="paragraph" w:styleId="HTMLPreformatted">
    <w:name w:val="HTML Preformatted"/>
    <w:basedOn w:val="Normal"/>
    <w:link w:val="HTMLPreformattedChar"/>
    <w:uiPriority w:val="99"/>
    <w:unhideWhenUsed/>
    <w:rsid w:val="003F142C"/>
    <w:rPr>
      <w:rFonts w:ascii="Consolas" w:hAnsi="Consolas"/>
      <w:szCs w:val="20"/>
    </w:rPr>
  </w:style>
  <w:style w:type="character" w:customStyle="1" w:styleId="HTMLPreformattedChar">
    <w:name w:val="HTML Preformatted Char"/>
    <w:basedOn w:val="DefaultParagraphFont"/>
    <w:link w:val="HTMLPreformatted"/>
    <w:uiPriority w:val="99"/>
    <w:rsid w:val="003F142C"/>
    <w:rPr>
      <w:rFonts w:ascii="Consolas" w:eastAsia="Times New Roman" w:hAnsi="Consolas" w:cs="Times New Roman"/>
      <w:szCs w:val="20"/>
      <w:lang w:val="en-US"/>
    </w:rPr>
  </w:style>
  <w:style w:type="character" w:styleId="HTMLSample">
    <w:name w:val="HTML Sample"/>
    <w:basedOn w:val="DefaultParagraphFont"/>
    <w:uiPriority w:val="99"/>
    <w:unhideWhenUsed/>
    <w:rsid w:val="003F142C"/>
    <w:rPr>
      <w:rFonts w:ascii="Consolas" w:hAnsi="Consolas"/>
      <w:sz w:val="24"/>
      <w:szCs w:val="24"/>
    </w:rPr>
  </w:style>
  <w:style w:type="character" w:styleId="HTMLTypewriter">
    <w:name w:val="HTML Typewriter"/>
    <w:basedOn w:val="DefaultParagraphFont"/>
    <w:uiPriority w:val="99"/>
    <w:unhideWhenUsed/>
    <w:rsid w:val="003F142C"/>
    <w:rPr>
      <w:rFonts w:ascii="Consolas" w:hAnsi="Consolas"/>
      <w:sz w:val="20"/>
      <w:szCs w:val="20"/>
    </w:rPr>
  </w:style>
  <w:style w:type="character" w:styleId="HTMLVariable">
    <w:name w:val="HTML Variable"/>
    <w:basedOn w:val="DefaultParagraphFont"/>
    <w:uiPriority w:val="99"/>
    <w:unhideWhenUsed/>
    <w:rsid w:val="003F142C"/>
    <w:rPr>
      <w:i/>
      <w:iCs/>
    </w:rPr>
  </w:style>
  <w:style w:type="paragraph" w:styleId="Index1">
    <w:name w:val="index 1"/>
    <w:basedOn w:val="Normal"/>
    <w:next w:val="Normal"/>
    <w:autoRedefine/>
    <w:uiPriority w:val="99"/>
    <w:unhideWhenUsed/>
    <w:rsid w:val="003F142C"/>
    <w:pPr>
      <w:ind w:left="240" w:hanging="240"/>
    </w:pPr>
  </w:style>
  <w:style w:type="paragraph" w:styleId="Index2">
    <w:name w:val="index 2"/>
    <w:basedOn w:val="Normal"/>
    <w:next w:val="Normal"/>
    <w:autoRedefine/>
    <w:uiPriority w:val="99"/>
    <w:unhideWhenUsed/>
    <w:rsid w:val="003F142C"/>
    <w:pPr>
      <w:ind w:left="480" w:hanging="240"/>
    </w:pPr>
  </w:style>
  <w:style w:type="paragraph" w:styleId="Index3">
    <w:name w:val="index 3"/>
    <w:basedOn w:val="Normal"/>
    <w:next w:val="Normal"/>
    <w:autoRedefine/>
    <w:uiPriority w:val="99"/>
    <w:unhideWhenUsed/>
    <w:rsid w:val="003F142C"/>
    <w:pPr>
      <w:ind w:left="720" w:hanging="240"/>
    </w:pPr>
  </w:style>
  <w:style w:type="paragraph" w:styleId="Index4">
    <w:name w:val="index 4"/>
    <w:basedOn w:val="Normal"/>
    <w:next w:val="Normal"/>
    <w:autoRedefine/>
    <w:uiPriority w:val="99"/>
    <w:unhideWhenUsed/>
    <w:rsid w:val="003F142C"/>
    <w:pPr>
      <w:ind w:left="960" w:hanging="240"/>
    </w:pPr>
  </w:style>
  <w:style w:type="paragraph" w:styleId="Index5">
    <w:name w:val="index 5"/>
    <w:basedOn w:val="Normal"/>
    <w:next w:val="Normal"/>
    <w:autoRedefine/>
    <w:uiPriority w:val="99"/>
    <w:unhideWhenUsed/>
    <w:rsid w:val="003F142C"/>
    <w:pPr>
      <w:ind w:left="1200" w:hanging="240"/>
    </w:pPr>
  </w:style>
  <w:style w:type="paragraph" w:styleId="Index6">
    <w:name w:val="index 6"/>
    <w:basedOn w:val="Normal"/>
    <w:next w:val="Normal"/>
    <w:autoRedefine/>
    <w:uiPriority w:val="99"/>
    <w:unhideWhenUsed/>
    <w:rsid w:val="003F142C"/>
    <w:pPr>
      <w:ind w:left="1440" w:hanging="240"/>
    </w:pPr>
  </w:style>
  <w:style w:type="paragraph" w:styleId="Index7">
    <w:name w:val="index 7"/>
    <w:basedOn w:val="Normal"/>
    <w:next w:val="Normal"/>
    <w:autoRedefine/>
    <w:uiPriority w:val="99"/>
    <w:unhideWhenUsed/>
    <w:rsid w:val="003F142C"/>
    <w:pPr>
      <w:ind w:left="1680" w:hanging="240"/>
    </w:pPr>
  </w:style>
  <w:style w:type="paragraph" w:styleId="Index8">
    <w:name w:val="index 8"/>
    <w:basedOn w:val="Normal"/>
    <w:next w:val="Normal"/>
    <w:autoRedefine/>
    <w:uiPriority w:val="99"/>
    <w:unhideWhenUsed/>
    <w:rsid w:val="003F142C"/>
    <w:pPr>
      <w:ind w:left="1920" w:hanging="240"/>
    </w:pPr>
  </w:style>
  <w:style w:type="paragraph" w:styleId="Index9">
    <w:name w:val="index 9"/>
    <w:basedOn w:val="Normal"/>
    <w:next w:val="Normal"/>
    <w:autoRedefine/>
    <w:uiPriority w:val="99"/>
    <w:unhideWhenUsed/>
    <w:rsid w:val="003F142C"/>
    <w:pPr>
      <w:ind w:left="2160" w:hanging="240"/>
    </w:pPr>
  </w:style>
  <w:style w:type="paragraph" w:styleId="IndexHeading">
    <w:name w:val="index heading"/>
    <w:basedOn w:val="Normal"/>
    <w:next w:val="Index1"/>
    <w:uiPriority w:val="99"/>
    <w:unhideWhenUsed/>
    <w:rsid w:val="003F142C"/>
    <w:rPr>
      <w:rFonts w:asciiTheme="majorHAnsi" w:eastAsiaTheme="majorEastAsia" w:hAnsiTheme="majorHAnsi" w:cstheme="majorBidi"/>
      <w:b/>
      <w:bCs/>
    </w:rPr>
  </w:style>
  <w:style w:type="character" w:styleId="IntenseEmphasis">
    <w:name w:val="Intense Emphasis"/>
    <w:basedOn w:val="DefaultParagraphFont"/>
    <w:uiPriority w:val="21"/>
    <w:qFormat/>
    <w:rsid w:val="003F142C"/>
    <w:rPr>
      <w:b/>
      <w:bCs/>
      <w:i/>
      <w:iCs/>
      <w:color w:val="4472C4" w:themeColor="accent1"/>
    </w:rPr>
  </w:style>
  <w:style w:type="paragraph" w:styleId="IntenseQuote">
    <w:name w:val="Intense Quote"/>
    <w:basedOn w:val="Normal"/>
    <w:next w:val="Normal"/>
    <w:link w:val="IntenseQuoteChar"/>
    <w:uiPriority w:val="30"/>
    <w:qFormat/>
    <w:rsid w:val="003F142C"/>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F142C"/>
    <w:rPr>
      <w:rFonts w:ascii="Times New Roman" w:eastAsia="Times New Roman" w:hAnsi="Times New Roman" w:cs="Times New Roman"/>
      <w:b/>
      <w:bCs/>
      <w:i/>
      <w:iCs/>
      <w:color w:val="4472C4" w:themeColor="accent1"/>
      <w:lang w:val="en-US"/>
    </w:rPr>
  </w:style>
  <w:style w:type="character" w:styleId="IntenseReference">
    <w:name w:val="Intense Reference"/>
    <w:basedOn w:val="DefaultParagraphFont"/>
    <w:uiPriority w:val="32"/>
    <w:qFormat/>
    <w:rsid w:val="003F142C"/>
    <w:rPr>
      <w:b/>
      <w:bCs/>
      <w:smallCaps/>
      <w:color w:val="ED7D31" w:themeColor="accent2"/>
      <w:spacing w:val="5"/>
      <w:u w:val="single"/>
    </w:rPr>
  </w:style>
  <w:style w:type="table" w:styleId="LightGrid">
    <w:name w:val="Light Grid"/>
    <w:basedOn w:val="TableNormal"/>
    <w:uiPriority w:val="62"/>
    <w:rsid w:val="003F142C"/>
    <w:rPr>
      <w:rFonts w:eastAsiaTheme="minorEastAsia"/>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F142C"/>
    <w:rPr>
      <w:rFonts w:eastAsiaTheme="minorEastAsia"/>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F142C"/>
    <w:rPr>
      <w:rFonts w:eastAsiaTheme="minorEastAsia"/>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F142C"/>
    <w:rPr>
      <w:rFonts w:eastAsiaTheme="minorEastAsia"/>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F142C"/>
    <w:rPr>
      <w:rFonts w:eastAsiaTheme="minorEastAsia"/>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F142C"/>
    <w:rPr>
      <w:rFonts w:eastAsiaTheme="minorEastAsia"/>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F142C"/>
    <w:rPr>
      <w:rFonts w:eastAsiaTheme="minorEastAsia"/>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3F142C"/>
    <w:rPr>
      <w:rFonts w:eastAsiaTheme="minorEastAsia"/>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F142C"/>
    <w:rPr>
      <w:rFonts w:eastAsiaTheme="minorEastAsia"/>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F142C"/>
    <w:rPr>
      <w:rFonts w:eastAsiaTheme="minorEastAsia"/>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F142C"/>
    <w:rPr>
      <w:rFonts w:eastAsiaTheme="minorEastAsia"/>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F142C"/>
    <w:rPr>
      <w:rFonts w:eastAsiaTheme="minorEastAsia"/>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F142C"/>
    <w:rPr>
      <w:rFonts w:eastAsiaTheme="minorEastAsia"/>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F142C"/>
    <w:rPr>
      <w:rFonts w:eastAsiaTheme="minorEastAsia"/>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3F142C"/>
    <w:rPr>
      <w:rFonts w:eastAsiaTheme="minorEastAsia"/>
      <w:color w:val="000000" w:themeColor="text1" w:themeShade="BF"/>
      <w:sz w:val="22"/>
      <w:szCs w:val="22"/>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F142C"/>
    <w:rPr>
      <w:rFonts w:eastAsiaTheme="minorEastAsia"/>
      <w:color w:val="2F5496" w:themeColor="accent1" w:themeShade="BF"/>
      <w:sz w:val="22"/>
      <w:szCs w:val="22"/>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F142C"/>
    <w:rPr>
      <w:rFonts w:eastAsiaTheme="minorEastAsia"/>
      <w:color w:val="C45911" w:themeColor="accent2" w:themeShade="BF"/>
      <w:sz w:val="22"/>
      <w:szCs w:val="22"/>
      <w:lang w:val="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F142C"/>
    <w:rPr>
      <w:rFonts w:eastAsiaTheme="minorEastAsia"/>
      <w:color w:val="7B7B7B" w:themeColor="accent3" w:themeShade="BF"/>
      <w:sz w:val="22"/>
      <w:szCs w:val="22"/>
      <w:lang w:val="en-U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F142C"/>
    <w:rPr>
      <w:rFonts w:eastAsiaTheme="minorEastAsia"/>
      <w:color w:val="BF8F00" w:themeColor="accent4" w:themeShade="BF"/>
      <w:sz w:val="22"/>
      <w:szCs w:val="22"/>
      <w:lang w:val="en-US"/>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F142C"/>
    <w:rPr>
      <w:rFonts w:eastAsiaTheme="minorEastAsia"/>
      <w:color w:val="2E74B5" w:themeColor="accent5" w:themeShade="BF"/>
      <w:sz w:val="22"/>
      <w:szCs w:val="22"/>
      <w:lang w:val="en-US"/>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F142C"/>
    <w:rPr>
      <w:rFonts w:eastAsiaTheme="minorEastAsia"/>
      <w:color w:val="538135" w:themeColor="accent6" w:themeShade="BF"/>
      <w:sz w:val="22"/>
      <w:szCs w:val="22"/>
      <w:lang w:val="en-US"/>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unhideWhenUsed/>
    <w:rsid w:val="003F142C"/>
  </w:style>
  <w:style w:type="paragraph" w:styleId="List2">
    <w:name w:val="List 2"/>
    <w:basedOn w:val="Normal"/>
    <w:uiPriority w:val="99"/>
    <w:unhideWhenUsed/>
    <w:rsid w:val="003F142C"/>
    <w:pPr>
      <w:ind w:left="566" w:hanging="283"/>
      <w:contextualSpacing/>
    </w:pPr>
  </w:style>
  <w:style w:type="paragraph" w:styleId="List3">
    <w:name w:val="List 3"/>
    <w:basedOn w:val="Normal"/>
    <w:uiPriority w:val="99"/>
    <w:unhideWhenUsed/>
    <w:rsid w:val="003F142C"/>
    <w:pPr>
      <w:ind w:left="849" w:hanging="283"/>
      <w:contextualSpacing/>
    </w:pPr>
  </w:style>
  <w:style w:type="paragraph" w:styleId="List4">
    <w:name w:val="List 4"/>
    <w:basedOn w:val="Normal"/>
    <w:uiPriority w:val="99"/>
    <w:unhideWhenUsed/>
    <w:rsid w:val="003F142C"/>
    <w:pPr>
      <w:ind w:left="1132" w:hanging="283"/>
      <w:contextualSpacing/>
    </w:pPr>
  </w:style>
  <w:style w:type="paragraph" w:styleId="List5">
    <w:name w:val="List 5"/>
    <w:basedOn w:val="Normal"/>
    <w:uiPriority w:val="99"/>
    <w:unhideWhenUsed/>
    <w:rsid w:val="003F142C"/>
    <w:pPr>
      <w:ind w:left="1415" w:hanging="283"/>
      <w:contextualSpacing/>
    </w:pPr>
  </w:style>
  <w:style w:type="paragraph" w:styleId="ListBullet">
    <w:name w:val="List Bullet"/>
    <w:basedOn w:val="Normal"/>
    <w:uiPriority w:val="99"/>
    <w:unhideWhenUsed/>
    <w:rsid w:val="003F142C"/>
    <w:pPr>
      <w:numPr>
        <w:numId w:val="37"/>
      </w:numPr>
      <w:tabs>
        <w:tab w:val="clear" w:pos="360"/>
      </w:tabs>
      <w:ind w:left="720"/>
      <w:contextualSpacing/>
    </w:pPr>
  </w:style>
  <w:style w:type="paragraph" w:styleId="ListBullet2">
    <w:name w:val="List Bullet 2"/>
    <w:basedOn w:val="Normal"/>
    <w:uiPriority w:val="99"/>
    <w:unhideWhenUsed/>
    <w:rsid w:val="003F142C"/>
    <w:pPr>
      <w:numPr>
        <w:numId w:val="38"/>
      </w:numPr>
      <w:tabs>
        <w:tab w:val="clear" w:pos="643"/>
      </w:tabs>
      <w:ind w:left="720"/>
      <w:contextualSpacing/>
    </w:pPr>
  </w:style>
  <w:style w:type="paragraph" w:styleId="ListBullet3">
    <w:name w:val="List Bullet 3"/>
    <w:basedOn w:val="Normal"/>
    <w:uiPriority w:val="99"/>
    <w:unhideWhenUsed/>
    <w:rsid w:val="003F142C"/>
    <w:pPr>
      <w:numPr>
        <w:numId w:val="39"/>
      </w:numPr>
      <w:tabs>
        <w:tab w:val="clear" w:pos="926"/>
      </w:tabs>
      <w:ind w:left="720"/>
      <w:contextualSpacing/>
    </w:pPr>
  </w:style>
  <w:style w:type="paragraph" w:styleId="ListBullet4">
    <w:name w:val="List Bullet 4"/>
    <w:basedOn w:val="Normal"/>
    <w:uiPriority w:val="99"/>
    <w:unhideWhenUsed/>
    <w:rsid w:val="003F142C"/>
    <w:pPr>
      <w:numPr>
        <w:numId w:val="40"/>
      </w:numPr>
      <w:tabs>
        <w:tab w:val="clear" w:pos="1209"/>
      </w:tabs>
      <w:ind w:left="720"/>
      <w:contextualSpacing/>
    </w:pPr>
  </w:style>
  <w:style w:type="paragraph" w:styleId="ListBullet5">
    <w:name w:val="List Bullet 5"/>
    <w:basedOn w:val="Normal"/>
    <w:uiPriority w:val="99"/>
    <w:unhideWhenUsed/>
    <w:rsid w:val="003F142C"/>
    <w:pPr>
      <w:numPr>
        <w:numId w:val="41"/>
      </w:numPr>
      <w:tabs>
        <w:tab w:val="clear" w:pos="1492"/>
      </w:tabs>
      <w:ind w:left="720"/>
      <w:contextualSpacing/>
    </w:pPr>
  </w:style>
  <w:style w:type="paragraph" w:styleId="ListContinue">
    <w:name w:val="List Continue"/>
    <w:basedOn w:val="Normal"/>
    <w:uiPriority w:val="99"/>
    <w:unhideWhenUsed/>
    <w:rsid w:val="003F142C"/>
    <w:pPr>
      <w:ind w:left="283"/>
      <w:contextualSpacing/>
    </w:pPr>
  </w:style>
  <w:style w:type="paragraph" w:styleId="ListContinue2">
    <w:name w:val="List Continue 2"/>
    <w:basedOn w:val="Normal"/>
    <w:uiPriority w:val="99"/>
    <w:unhideWhenUsed/>
    <w:rsid w:val="003F142C"/>
    <w:pPr>
      <w:ind w:left="566"/>
      <w:contextualSpacing/>
    </w:pPr>
  </w:style>
  <w:style w:type="paragraph" w:styleId="ListContinue3">
    <w:name w:val="List Continue 3"/>
    <w:basedOn w:val="Normal"/>
    <w:uiPriority w:val="99"/>
    <w:unhideWhenUsed/>
    <w:rsid w:val="003F142C"/>
    <w:pPr>
      <w:ind w:left="849"/>
      <w:contextualSpacing/>
    </w:pPr>
  </w:style>
  <w:style w:type="paragraph" w:styleId="ListContinue4">
    <w:name w:val="List Continue 4"/>
    <w:basedOn w:val="Normal"/>
    <w:uiPriority w:val="99"/>
    <w:unhideWhenUsed/>
    <w:rsid w:val="003F142C"/>
    <w:pPr>
      <w:ind w:left="1132"/>
      <w:contextualSpacing/>
    </w:pPr>
  </w:style>
  <w:style w:type="paragraph" w:styleId="ListContinue5">
    <w:name w:val="List Continue 5"/>
    <w:basedOn w:val="Normal"/>
    <w:uiPriority w:val="99"/>
    <w:unhideWhenUsed/>
    <w:rsid w:val="003F142C"/>
    <w:pPr>
      <w:ind w:left="1415"/>
      <w:contextualSpacing/>
    </w:pPr>
  </w:style>
  <w:style w:type="paragraph" w:styleId="ListNumber">
    <w:name w:val="List Number"/>
    <w:basedOn w:val="Normal"/>
    <w:uiPriority w:val="99"/>
    <w:unhideWhenUsed/>
    <w:rsid w:val="003F142C"/>
    <w:pPr>
      <w:numPr>
        <w:numId w:val="42"/>
      </w:numPr>
      <w:tabs>
        <w:tab w:val="clear" w:pos="360"/>
      </w:tabs>
      <w:ind w:left="720"/>
      <w:contextualSpacing/>
    </w:pPr>
  </w:style>
  <w:style w:type="paragraph" w:styleId="ListNumber2">
    <w:name w:val="List Number 2"/>
    <w:basedOn w:val="Normal"/>
    <w:uiPriority w:val="99"/>
    <w:unhideWhenUsed/>
    <w:rsid w:val="003F142C"/>
    <w:pPr>
      <w:numPr>
        <w:numId w:val="43"/>
      </w:numPr>
      <w:tabs>
        <w:tab w:val="clear" w:pos="643"/>
      </w:tabs>
      <w:ind w:left="720"/>
      <w:contextualSpacing/>
    </w:pPr>
  </w:style>
  <w:style w:type="paragraph" w:styleId="ListNumber3">
    <w:name w:val="List Number 3"/>
    <w:basedOn w:val="Normal"/>
    <w:uiPriority w:val="99"/>
    <w:unhideWhenUsed/>
    <w:rsid w:val="003F142C"/>
    <w:pPr>
      <w:numPr>
        <w:numId w:val="44"/>
      </w:numPr>
      <w:tabs>
        <w:tab w:val="clear" w:pos="926"/>
      </w:tabs>
      <w:ind w:left="720"/>
      <w:contextualSpacing/>
    </w:pPr>
  </w:style>
  <w:style w:type="paragraph" w:styleId="ListNumber4">
    <w:name w:val="List Number 4"/>
    <w:basedOn w:val="Normal"/>
    <w:uiPriority w:val="99"/>
    <w:unhideWhenUsed/>
    <w:rsid w:val="003F142C"/>
    <w:pPr>
      <w:numPr>
        <w:numId w:val="45"/>
      </w:numPr>
      <w:tabs>
        <w:tab w:val="clear" w:pos="1209"/>
      </w:tabs>
      <w:ind w:left="720"/>
      <w:contextualSpacing/>
    </w:pPr>
  </w:style>
  <w:style w:type="paragraph" w:styleId="ListNumber5">
    <w:name w:val="List Number 5"/>
    <w:basedOn w:val="Normal"/>
    <w:uiPriority w:val="99"/>
    <w:unhideWhenUsed/>
    <w:rsid w:val="003F142C"/>
    <w:pPr>
      <w:numPr>
        <w:numId w:val="46"/>
      </w:numPr>
      <w:tabs>
        <w:tab w:val="clear" w:pos="1492"/>
      </w:tabs>
      <w:ind w:left="2160"/>
      <w:contextualSpacing/>
    </w:pPr>
  </w:style>
  <w:style w:type="paragraph" w:styleId="MacroText">
    <w:name w:val="macro"/>
    <w:link w:val="MacroTextChar"/>
    <w:uiPriority w:val="99"/>
    <w:unhideWhenUsed/>
    <w:rsid w:val="003F142C"/>
    <w:pPr>
      <w:tabs>
        <w:tab w:val="left" w:pos="480"/>
        <w:tab w:val="left" w:pos="960"/>
        <w:tab w:val="left" w:pos="1440"/>
        <w:tab w:val="left" w:pos="1920"/>
        <w:tab w:val="left" w:pos="2400"/>
        <w:tab w:val="left" w:pos="2880"/>
        <w:tab w:val="left" w:pos="3360"/>
        <w:tab w:val="left" w:pos="3840"/>
        <w:tab w:val="left" w:pos="4320"/>
      </w:tabs>
      <w:spacing w:line="480" w:lineRule="auto"/>
    </w:pPr>
    <w:rPr>
      <w:rFonts w:ascii="Consolas" w:eastAsia="Times New Roman" w:hAnsi="Consolas" w:cs="Times New Roman"/>
      <w:szCs w:val="20"/>
      <w:lang w:val="en-US"/>
    </w:rPr>
  </w:style>
  <w:style w:type="character" w:customStyle="1" w:styleId="MacroTextChar">
    <w:name w:val="Macro Text Char"/>
    <w:basedOn w:val="DefaultParagraphFont"/>
    <w:link w:val="MacroText"/>
    <w:uiPriority w:val="99"/>
    <w:rsid w:val="003F142C"/>
    <w:rPr>
      <w:rFonts w:ascii="Consolas" w:eastAsia="Times New Roman" w:hAnsi="Consolas" w:cs="Times New Roman"/>
      <w:szCs w:val="20"/>
      <w:lang w:val="en-US"/>
    </w:rPr>
  </w:style>
  <w:style w:type="table" w:styleId="MediumGrid1">
    <w:name w:val="Medium Grid 1"/>
    <w:basedOn w:val="TableNormal"/>
    <w:uiPriority w:val="67"/>
    <w:rsid w:val="003F142C"/>
    <w:rPr>
      <w:rFonts w:eastAsiaTheme="minorEastAsia"/>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F142C"/>
    <w:rPr>
      <w:rFonts w:eastAsiaTheme="minorEastAsia"/>
      <w:sz w:val="22"/>
      <w:szCs w:val="22"/>
      <w:lang w:val="en-US"/>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F142C"/>
    <w:rPr>
      <w:rFonts w:eastAsiaTheme="minorEastAsia"/>
      <w:sz w:val="22"/>
      <w:szCs w:val="22"/>
      <w:lang w:val="en-US"/>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F142C"/>
    <w:rPr>
      <w:rFonts w:eastAsiaTheme="minorEastAsia"/>
      <w:sz w:val="22"/>
      <w:szCs w:val="22"/>
      <w:lang w:val="en-US"/>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F142C"/>
    <w:rPr>
      <w:rFonts w:eastAsiaTheme="minorEastAsia"/>
      <w:sz w:val="22"/>
      <w:szCs w:val="22"/>
      <w:lang w:val="en-US"/>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F142C"/>
    <w:rPr>
      <w:rFonts w:eastAsiaTheme="minorEastAsia"/>
      <w:sz w:val="22"/>
      <w:szCs w:val="22"/>
      <w:lang w:val="en-US"/>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F142C"/>
    <w:rPr>
      <w:rFonts w:eastAsiaTheme="minorEastAsia"/>
      <w:sz w:val="22"/>
      <w:szCs w:val="22"/>
      <w:lang w:val="en-US"/>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F142C"/>
    <w:rPr>
      <w:rFonts w:eastAsiaTheme="minorEastAsia"/>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F142C"/>
    <w:rPr>
      <w:rFonts w:eastAsiaTheme="minorEastAsia"/>
      <w:color w:val="000000" w:themeColor="text1"/>
      <w:sz w:val="22"/>
      <w:szCs w:val="22"/>
      <w:lang w:val="en-US"/>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F142C"/>
    <w:rPr>
      <w:rFonts w:eastAsiaTheme="minorEastAsia"/>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F142C"/>
    <w:rPr>
      <w:rFonts w:eastAsiaTheme="minorEastAsia"/>
      <w:sz w:val="22"/>
      <w:szCs w:val="22"/>
      <w:lang w:val="en-US"/>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F142C"/>
    <w:rPr>
      <w:rFonts w:eastAsiaTheme="minorEastAsia"/>
      <w:sz w:val="22"/>
      <w:szCs w:val="22"/>
      <w:lang w:val="en-US"/>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F142C"/>
    <w:rPr>
      <w:rFonts w:eastAsiaTheme="minorEastAsia"/>
      <w:sz w:val="22"/>
      <w:szCs w:val="22"/>
      <w:lang w:val="en-US"/>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F142C"/>
    <w:rPr>
      <w:rFonts w:eastAsiaTheme="minorEastAsia"/>
      <w:sz w:val="22"/>
      <w:szCs w:val="22"/>
      <w:lang w:val="en-US"/>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142C"/>
    <w:rPr>
      <w:rFonts w:eastAsiaTheme="minorEastAsia"/>
      <w:sz w:val="22"/>
      <w:szCs w:val="22"/>
      <w:lang w:val="en-US"/>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F142C"/>
    <w:rPr>
      <w:rFonts w:eastAsiaTheme="minorEastAsia"/>
      <w:sz w:val="22"/>
      <w:szCs w:val="22"/>
      <w:lang w:val="en-US"/>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F142C"/>
    <w:rPr>
      <w:rFonts w:eastAsiaTheme="minorEastAsia"/>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3F142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3F142C"/>
    <w:rPr>
      <w:rFonts w:asciiTheme="majorHAnsi" w:eastAsiaTheme="majorEastAsia" w:hAnsiTheme="majorHAnsi" w:cstheme="majorBidi"/>
      <w:shd w:val="pct20" w:color="auto" w:fill="auto"/>
      <w:lang w:val="en-US"/>
    </w:rPr>
  </w:style>
  <w:style w:type="paragraph" w:styleId="NoSpacing">
    <w:name w:val="No Spacing"/>
    <w:uiPriority w:val="1"/>
    <w:qFormat/>
    <w:rsid w:val="003F142C"/>
    <w:pPr>
      <w:spacing w:line="480" w:lineRule="auto"/>
    </w:pPr>
    <w:rPr>
      <w:rFonts w:ascii="Times New Roman" w:eastAsia="Times New Roman" w:hAnsi="Times New Roman" w:cs="Times New Roman"/>
      <w:lang w:val="en-US"/>
    </w:rPr>
  </w:style>
  <w:style w:type="paragraph" w:styleId="NormalWeb">
    <w:name w:val="Normal (Web)"/>
    <w:basedOn w:val="Normal"/>
    <w:uiPriority w:val="99"/>
    <w:unhideWhenUsed/>
    <w:rsid w:val="003F142C"/>
  </w:style>
  <w:style w:type="paragraph" w:styleId="NormalIndent">
    <w:name w:val="Normal Indent"/>
    <w:basedOn w:val="Normal"/>
    <w:uiPriority w:val="99"/>
    <w:unhideWhenUsed/>
    <w:rsid w:val="003F142C"/>
    <w:pPr>
      <w:ind w:left="720"/>
    </w:pPr>
  </w:style>
  <w:style w:type="paragraph" w:styleId="NoteHeading">
    <w:name w:val="Note Heading"/>
    <w:basedOn w:val="Normal"/>
    <w:next w:val="Normal"/>
    <w:link w:val="NoteHeadingChar"/>
    <w:uiPriority w:val="99"/>
    <w:unhideWhenUsed/>
    <w:rsid w:val="003F142C"/>
  </w:style>
  <w:style w:type="character" w:customStyle="1" w:styleId="NoteHeadingChar">
    <w:name w:val="Note Heading Char"/>
    <w:basedOn w:val="DefaultParagraphFont"/>
    <w:link w:val="NoteHeading"/>
    <w:uiPriority w:val="99"/>
    <w:rsid w:val="003F142C"/>
    <w:rPr>
      <w:rFonts w:ascii="Times New Roman" w:eastAsia="Times New Roman" w:hAnsi="Times New Roman" w:cs="Times New Roman"/>
      <w:lang w:val="en-US"/>
    </w:rPr>
  </w:style>
  <w:style w:type="paragraph" w:styleId="PlainText">
    <w:name w:val="Plain Text"/>
    <w:basedOn w:val="Normal"/>
    <w:link w:val="PlainTextChar"/>
    <w:uiPriority w:val="99"/>
    <w:unhideWhenUsed/>
    <w:rsid w:val="003F142C"/>
    <w:rPr>
      <w:rFonts w:ascii="Consolas" w:hAnsi="Consolas"/>
      <w:szCs w:val="21"/>
    </w:rPr>
  </w:style>
  <w:style w:type="character" w:customStyle="1" w:styleId="PlainTextChar">
    <w:name w:val="Plain Text Char"/>
    <w:basedOn w:val="DefaultParagraphFont"/>
    <w:link w:val="PlainText"/>
    <w:uiPriority w:val="99"/>
    <w:rsid w:val="003F142C"/>
    <w:rPr>
      <w:rFonts w:ascii="Consolas" w:eastAsia="Times New Roman" w:hAnsi="Consolas" w:cs="Times New Roman"/>
      <w:szCs w:val="21"/>
      <w:lang w:val="en-US"/>
    </w:rPr>
  </w:style>
  <w:style w:type="paragraph" w:styleId="Salutation">
    <w:name w:val="Salutation"/>
    <w:basedOn w:val="Normal"/>
    <w:next w:val="Normal"/>
    <w:link w:val="SalutationChar"/>
    <w:uiPriority w:val="99"/>
    <w:unhideWhenUsed/>
    <w:rsid w:val="003F142C"/>
  </w:style>
  <w:style w:type="character" w:customStyle="1" w:styleId="SalutationChar">
    <w:name w:val="Salutation Char"/>
    <w:basedOn w:val="DefaultParagraphFont"/>
    <w:link w:val="Salutation"/>
    <w:uiPriority w:val="99"/>
    <w:rsid w:val="003F142C"/>
    <w:rPr>
      <w:rFonts w:ascii="Times New Roman" w:eastAsia="Times New Roman" w:hAnsi="Times New Roman" w:cs="Times New Roman"/>
      <w:lang w:val="en-US"/>
    </w:rPr>
  </w:style>
  <w:style w:type="paragraph" w:styleId="Signature">
    <w:name w:val="Signature"/>
    <w:basedOn w:val="Normal"/>
    <w:link w:val="SignatureChar"/>
    <w:uiPriority w:val="99"/>
    <w:unhideWhenUsed/>
    <w:rsid w:val="003F142C"/>
    <w:pPr>
      <w:ind w:left="4252"/>
    </w:pPr>
  </w:style>
  <w:style w:type="character" w:customStyle="1" w:styleId="SignatureChar">
    <w:name w:val="Signature Char"/>
    <w:basedOn w:val="DefaultParagraphFont"/>
    <w:link w:val="Signature"/>
    <w:uiPriority w:val="99"/>
    <w:rsid w:val="003F142C"/>
    <w:rPr>
      <w:rFonts w:ascii="Times New Roman" w:eastAsia="Times New Roman" w:hAnsi="Times New Roman" w:cs="Times New Roman"/>
      <w:lang w:val="en-US"/>
    </w:rPr>
  </w:style>
  <w:style w:type="character" w:styleId="Strong">
    <w:name w:val="Strong"/>
    <w:basedOn w:val="DefaultParagraphFont"/>
    <w:uiPriority w:val="22"/>
    <w:qFormat/>
    <w:rsid w:val="003F142C"/>
    <w:rPr>
      <w:b/>
      <w:bCs/>
    </w:rPr>
  </w:style>
  <w:style w:type="paragraph" w:styleId="Subtitle">
    <w:name w:val="Subtitle"/>
    <w:basedOn w:val="Normal"/>
    <w:next w:val="Normal"/>
    <w:link w:val="SubtitleChar"/>
    <w:uiPriority w:val="11"/>
    <w:qFormat/>
    <w:rsid w:val="003F142C"/>
    <w:pPr>
      <w:numPr>
        <w:ilvl w:val="1"/>
      </w:numPr>
      <w:ind w:left="1008"/>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3F142C"/>
    <w:rPr>
      <w:rFonts w:asciiTheme="majorHAnsi" w:eastAsiaTheme="majorEastAsia" w:hAnsiTheme="majorHAnsi" w:cstheme="majorBidi"/>
      <w:i/>
      <w:iCs/>
      <w:color w:val="4472C4" w:themeColor="accent1"/>
      <w:spacing w:val="15"/>
      <w:lang w:val="en-US"/>
    </w:rPr>
  </w:style>
  <w:style w:type="character" w:styleId="SubtleEmphasis">
    <w:name w:val="Subtle Emphasis"/>
    <w:basedOn w:val="DefaultParagraphFont"/>
    <w:uiPriority w:val="19"/>
    <w:qFormat/>
    <w:rsid w:val="003F142C"/>
    <w:rPr>
      <w:i/>
      <w:iCs/>
      <w:color w:val="808080" w:themeColor="text1" w:themeTint="7F"/>
    </w:rPr>
  </w:style>
  <w:style w:type="character" w:styleId="SubtleReference">
    <w:name w:val="Subtle Reference"/>
    <w:basedOn w:val="DefaultParagraphFont"/>
    <w:uiPriority w:val="31"/>
    <w:qFormat/>
    <w:rsid w:val="003F142C"/>
    <w:rPr>
      <w:smallCaps/>
      <w:color w:val="ED7D31" w:themeColor="accent2"/>
      <w:u w:val="single"/>
    </w:rPr>
  </w:style>
  <w:style w:type="table" w:styleId="Table3Deffects1">
    <w:name w:val="Table 3D effects 1"/>
    <w:basedOn w:val="TableNormal"/>
    <w:uiPriority w:val="99"/>
    <w:semiHidden/>
    <w:unhideWhenUsed/>
    <w:rsid w:val="003F142C"/>
    <w:pPr>
      <w:spacing w:line="480" w:lineRule="auto"/>
    </w:pPr>
    <w:rPr>
      <w:rFonts w:eastAsiaTheme="minorEastAsia"/>
      <w:sz w:val="22"/>
      <w:szCs w:val="22"/>
      <w:lang w:val="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F142C"/>
    <w:pPr>
      <w:spacing w:line="480" w:lineRule="auto"/>
    </w:pPr>
    <w:rPr>
      <w:rFonts w:eastAsiaTheme="minorEastAsia"/>
      <w:sz w:val="22"/>
      <w:szCs w:val="22"/>
      <w:lang w:val="en-US"/>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F142C"/>
    <w:pPr>
      <w:spacing w:line="480" w:lineRule="auto"/>
    </w:pPr>
    <w:rPr>
      <w:rFonts w:eastAsiaTheme="minorEastAsia"/>
      <w:sz w:val="22"/>
      <w:szCs w:val="22"/>
      <w:lang w:val="en-US"/>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F142C"/>
    <w:pPr>
      <w:spacing w:line="480" w:lineRule="auto"/>
    </w:pPr>
    <w:rPr>
      <w:rFonts w:eastAsiaTheme="minorEastAsia"/>
      <w:color w:val="000080"/>
      <w:sz w:val="22"/>
      <w:szCs w:val="22"/>
      <w:lang w:val="en-U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F142C"/>
    <w:pPr>
      <w:spacing w:line="480" w:lineRule="auto"/>
    </w:pPr>
    <w:rPr>
      <w:rFonts w:eastAsiaTheme="minorEastAsia"/>
      <w:color w:val="FFFFFF"/>
      <w:sz w:val="22"/>
      <w:szCs w:val="22"/>
      <w:lang w:val="en-US"/>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F142C"/>
    <w:pPr>
      <w:spacing w:line="480" w:lineRule="auto"/>
    </w:pPr>
    <w:rPr>
      <w:rFonts w:eastAsiaTheme="minorEastAsia"/>
      <w:sz w:val="22"/>
      <w:szCs w:val="22"/>
      <w:lang w:val="en-US"/>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F142C"/>
    <w:pPr>
      <w:spacing w:line="480" w:lineRule="auto"/>
    </w:pPr>
    <w:rPr>
      <w:rFonts w:eastAsiaTheme="minorEastAsia"/>
      <w:sz w:val="22"/>
      <w:szCs w:val="22"/>
      <w:lang w:val="en-US"/>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F142C"/>
    <w:pPr>
      <w:spacing w:line="480" w:lineRule="auto"/>
    </w:pPr>
    <w:rPr>
      <w:rFonts w:eastAsiaTheme="minorEastAsia"/>
      <w:b/>
      <w:bCs/>
      <w:sz w:val="22"/>
      <w:szCs w:val="22"/>
      <w:lang w:val="en-U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F142C"/>
    <w:pPr>
      <w:spacing w:line="480" w:lineRule="auto"/>
    </w:pPr>
    <w:rPr>
      <w:rFonts w:eastAsiaTheme="minorEastAsia"/>
      <w:b/>
      <w:bCs/>
      <w:sz w:val="22"/>
      <w:szCs w:val="22"/>
      <w:lang w:val="en-U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F142C"/>
    <w:pPr>
      <w:spacing w:line="480" w:lineRule="auto"/>
    </w:pPr>
    <w:rPr>
      <w:rFonts w:eastAsiaTheme="minorEastAsia"/>
      <w:b/>
      <w:bCs/>
      <w:sz w:val="22"/>
      <w:szCs w:val="22"/>
      <w:lang w:val="en-U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F142C"/>
    <w:pPr>
      <w:spacing w:line="480" w:lineRule="auto"/>
    </w:pPr>
    <w:rPr>
      <w:rFonts w:eastAsiaTheme="minorEastAsia"/>
      <w:sz w:val="22"/>
      <w:szCs w:val="22"/>
      <w:lang w:val="en-U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F142C"/>
    <w:pPr>
      <w:spacing w:line="480" w:lineRule="auto"/>
    </w:pPr>
    <w:rPr>
      <w:rFonts w:eastAsiaTheme="minorEastAsia"/>
      <w:sz w:val="22"/>
      <w:szCs w:val="22"/>
      <w:lang w:val="en-US"/>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F142C"/>
    <w:pPr>
      <w:spacing w:line="480" w:lineRule="auto"/>
    </w:pPr>
    <w:rPr>
      <w:rFonts w:eastAsiaTheme="minorEastAsia"/>
      <w:sz w:val="22"/>
      <w:szCs w:val="22"/>
      <w:lang w:val="en-US"/>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F142C"/>
    <w:pPr>
      <w:spacing w:line="480" w:lineRule="auto"/>
    </w:pPr>
    <w:rPr>
      <w:rFonts w:eastAsiaTheme="minorEastAsia"/>
      <w:sz w:val="22"/>
      <w:szCs w:val="22"/>
      <w:lang w:val="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F142C"/>
    <w:pPr>
      <w:spacing w:line="480" w:lineRule="auto"/>
    </w:pPr>
    <w:rPr>
      <w:rFonts w:eastAsiaTheme="minorEastAsia"/>
      <w:sz w:val="22"/>
      <w:szCs w:val="22"/>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F142C"/>
    <w:pPr>
      <w:spacing w:line="480" w:lineRule="auto"/>
    </w:pPr>
    <w:rPr>
      <w:rFonts w:eastAsiaTheme="minorEastAsia"/>
      <w:sz w:val="22"/>
      <w:szCs w:val="22"/>
      <w:lang w:val="en-US"/>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F142C"/>
    <w:pPr>
      <w:spacing w:line="480" w:lineRule="auto"/>
    </w:pPr>
    <w:rPr>
      <w:rFonts w:eastAsiaTheme="minorEastAsia"/>
      <w:sz w:val="22"/>
      <w:szCs w:val="22"/>
      <w:lang w:val="en-US"/>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F142C"/>
    <w:pPr>
      <w:spacing w:line="480" w:lineRule="auto"/>
    </w:pPr>
    <w:rPr>
      <w:rFonts w:eastAsiaTheme="minorEastAsia"/>
      <w:sz w:val="22"/>
      <w:szCs w:val="22"/>
      <w:lang w:val="en-US"/>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F142C"/>
    <w:pPr>
      <w:spacing w:line="480" w:lineRule="auto"/>
    </w:pPr>
    <w:rPr>
      <w:rFonts w:eastAsiaTheme="minorEastAsia"/>
      <w:b/>
      <w:bCs/>
      <w:sz w:val="22"/>
      <w:szCs w:val="22"/>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F142C"/>
    <w:pPr>
      <w:spacing w:line="480" w:lineRule="auto"/>
    </w:pPr>
    <w:rPr>
      <w:rFonts w:eastAsiaTheme="minorEastAsia"/>
      <w:sz w:val="22"/>
      <w:szCs w:val="22"/>
      <w:lang w:val="en-US"/>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F142C"/>
    <w:pPr>
      <w:spacing w:line="480" w:lineRule="auto"/>
    </w:pPr>
    <w:rPr>
      <w:rFonts w:eastAsiaTheme="minorEastAsia"/>
      <w:sz w:val="22"/>
      <w:szCs w:val="22"/>
      <w:lang w:val="en-US"/>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F142C"/>
    <w:pPr>
      <w:spacing w:line="480" w:lineRule="auto"/>
    </w:pPr>
    <w:rPr>
      <w:rFonts w:eastAsiaTheme="minorEastAsia"/>
      <w:sz w:val="22"/>
      <w:szCs w:val="22"/>
      <w:lang w:val="en-US"/>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F142C"/>
    <w:pPr>
      <w:spacing w:line="480" w:lineRule="auto"/>
    </w:pPr>
    <w:rPr>
      <w:rFonts w:eastAsiaTheme="minorEastAsia"/>
      <w:sz w:val="22"/>
      <w:szCs w:val="22"/>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F142C"/>
    <w:pPr>
      <w:spacing w:line="480" w:lineRule="auto"/>
    </w:pPr>
    <w:rPr>
      <w:rFonts w:eastAsiaTheme="minorEastAsia"/>
      <w:sz w:val="22"/>
      <w:szCs w:val="22"/>
      <w:lang w:val="en-US"/>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F142C"/>
    <w:pPr>
      <w:spacing w:line="480" w:lineRule="auto"/>
    </w:pPr>
    <w:rPr>
      <w:rFonts w:eastAsiaTheme="minorEastAsia"/>
      <w:sz w:val="22"/>
      <w:szCs w:val="22"/>
      <w:lang w:val="en-US"/>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F142C"/>
    <w:pPr>
      <w:spacing w:line="480" w:lineRule="auto"/>
    </w:pPr>
    <w:rPr>
      <w:rFonts w:eastAsiaTheme="minorEastAsia"/>
      <w:sz w:val="22"/>
      <w:szCs w:val="22"/>
      <w:lang w:val="en-US"/>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3F142C"/>
    <w:pPr>
      <w:ind w:left="240" w:hanging="240"/>
    </w:pPr>
  </w:style>
  <w:style w:type="paragraph" w:styleId="TableofFigures">
    <w:name w:val="table of figures"/>
    <w:basedOn w:val="Normal"/>
    <w:next w:val="Normal"/>
    <w:uiPriority w:val="99"/>
    <w:unhideWhenUsed/>
    <w:rsid w:val="003F142C"/>
  </w:style>
  <w:style w:type="table" w:styleId="TableProfessional">
    <w:name w:val="Table Professional"/>
    <w:basedOn w:val="TableNormal"/>
    <w:uiPriority w:val="99"/>
    <w:semiHidden/>
    <w:unhideWhenUsed/>
    <w:rsid w:val="003F142C"/>
    <w:pPr>
      <w:spacing w:line="480" w:lineRule="auto"/>
    </w:pPr>
    <w:rPr>
      <w:rFonts w:eastAsiaTheme="minorEastAsia"/>
      <w:sz w:val="22"/>
      <w:szCs w:val="22"/>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F142C"/>
    <w:pPr>
      <w:spacing w:line="480" w:lineRule="auto"/>
    </w:pPr>
    <w:rPr>
      <w:rFonts w:eastAsiaTheme="minorEastAsia"/>
      <w:sz w:val="22"/>
      <w:szCs w:val="22"/>
      <w:lang w:val="en-US"/>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F142C"/>
    <w:pPr>
      <w:spacing w:line="480" w:lineRule="auto"/>
    </w:pPr>
    <w:rPr>
      <w:rFonts w:eastAsiaTheme="minorEastAsia"/>
      <w:sz w:val="22"/>
      <w:szCs w:val="22"/>
      <w:lang w:val="en-U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F142C"/>
    <w:pPr>
      <w:spacing w:line="480" w:lineRule="auto"/>
    </w:pPr>
    <w:rPr>
      <w:rFonts w:eastAsiaTheme="minorEastAsia"/>
      <w:sz w:val="22"/>
      <w:szCs w:val="22"/>
      <w:lang w:val="en-US"/>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F142C"/>
    <w:pPr>
      <w:spacing w:line="480" w:lineRule="auto"/>
    </w:pPr>
    <w:rPr>
      <w:rFonts w:eastAsiaTheme="minorEastAsia"/>
      <w:sz w:val="22"/>
      <w:szCs w:val="22"/>
      <w:lang w:val="en-US"/>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F142C"/>
    <w:pPr>
      <w:spacing w:line="480" w:lineRule="auto"/>
    </w:pPr>
    <w:rPr>
      <w:rFonts w:eastAsiaTheme="minorEastAsia"/>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3F142C"/>
    <w:pPr>
      <w:spacing w:line="480" w:lineRule="auto"/>
    </w:pPr>
    <w:rPr>
      <w:rFonts w:eastAsiaTheme="minorEastAsia"/>
      <w:sz w:val="22"/>
      <w:szCs w:val="22"/>
      <w:lang w:val="en-US"/>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F142C"/>
    <w:pPr>
      <w:spacing w:line="480" w:lineRule="auto"/>
    </w:pPr>
    <w:rPr>
      <w:rFonts w:eastAsiaTheme="minorEastAsia"/>
      <w:sz w:val="22"/>
      <w:szCs w:val="22"/>
      <w:lang w:val="en-US"/>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F142C"/>
    <w:pPr>
      <w:spacing w:line="480" w:lineRule="auto"/>
    </w:pPr>
    <w:rPr>
      <w:rFonts w:eastAsiaTheme="minorEastAsia"/>
      <w:sz w:val="22"/>
      <w:szCs w:val="22"/>
      <w:lang w:val="en-US"/>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3F142C"/>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F142C"/>
    <w:rPr>
      <w:rFonts w:asciiTheme="majorHAnsi" w:eastAsiaTheme="majorEastAsia" w:hAnsiTheme="majorHAnsi" w:cstheme="majorBidi"/>
      <w:color w:val="323E4F" w:themeColor="text2" w:themeShade="BF"/>
      <w:spacing w:val="5"/>
      <w:kern w:val="28"/>
      <w:sz w:val="52"/>
      <w:szCs w:val="52"/>
      <w:lang w:val="en-US"/>
    </w:rPr>
  </w:style>
  <w:style w:type="paragraph" w:styleId="TOAHeading">
    <w:name w:val="toa heading"/>
    <w:basedOn w:val="Normal"/>
    <w:next w:val="Normal"/>
    <w:uiPriority w:val="99"/>
    <w:unhideWhenUsed/>
    <w:rsid w:val="003F142C"/>
    <w:rPr>
      <w:rFonts w:asciiTheme="majorHAnsi" w:eastAsiaTheme="majorEastAsia" w:hAnsiTheme="majorHAnsi" w:cstheme="majorBidi"/>
      <w:b/>
      <w:bCs/>
    </w:rPr>
  </w:style>
  <w:style w:type="paragraph" w:styleId="TOC1">
    <w:name w:val="toc 1"/>
    <w:basedOn w:val="Normal"/>
    <w:next w:val="Normal"/>
    <w:autoRedefine/>
    <w:uiPriority w:val="39"/>
    <w:unhideWhenUsed/>
    <w:rsid w:val="003F142C"/>
    <w:pPr>
      <w:spacing w:after="100"/>
    </w:pPr>
  </w:style>
  <w:style w:type="paragraph" w:styleId="TOC2">
    <w:name w:val="toc 2"/>
    <w:basedOn w:val="Normal"/>
    <w:next w:val="Normal"/>
    <w:autoRedefine/>
    <w:uiPriority w:val="39"/>
    <w:unhideWhenUsed/>
    <w:rsid w:val="003F142C"/>
    <w:pPr>
      <w:spacing w:after="100"/>
      <w:ind w:left="240"/>
    </w:pPr>
  </w:style>
  <w:style w:type="paragraph" w:styleId="TOC3">
    <w:name w:val="toc 3"/>
    <w:basedOn w:val="Normal"/>
    <w:next w:val="Normal"/>
    <w:autoRedefine/>
    <w:uiPriority w:val="39"/>
    <w:unhideWhenUsed/>
    <w:rsid w:val="003F142C"/>
    <w:pPr>
      <w:spacing w:after="100"/>
      <w:ind w:left="480"/>
    </w:pPr>
  </w:style>
  <w:style w:type="paragraph" w:styleId="TOC4">
    <w:name w:val="toc 4"/>
    <w:basedOn w:val="Normal"/>
    <w:next w:val="Normal"/>
    <w:autoRedefine/>
    <w:uiPriority w:val="39"/>
    <w:unhideWhenUsed/>
    <w:rsid w:val="003F142C"/>
    <w:pPr>
      <w:spacing w:after="100"/>
      <w:ind w:left="720"/>
    </w:pPr>
  </w:style>
  <w:style w:type="paragraph" w:styleId="TOC5">
    <w:name w:val="toc 5"/>
    <w:basedOn w:val="Normal"/>
    <w:next w:val="Normal"/>
    <w:autoRedefine/>
    <w:uiPriority w:val="39"/>
    <w:unhideWhenUsed/>
    <w:rsid w:val="003F142C"/>
    <w:pPr>
      <w:spacing w:after="100"/>
      <w:ind w:left="960"/>
    </w:pPr>
  </w:style>
  <w:style w:type="paragraph" w:styleId="TOC6">
    <w:name w:val="toc 6"/>
    <w:basedOn w:val="Normal"/>
    <w:next w:val="Normal"/>
    <w:autoRedefine/>
    <w:uiPriority w:val="39"/>
    <w:unhideWhenUsed/>
    <w:rsid w:val="003F142C"/>
    <w:pPr>
      <w:spacing w:after="100"/>
      <w:ind w:left="1200"/>
    </w:pPr>
  </w:style>
  <w:style w:type="paragraph" w:styleId="TOC7">
    <w:name w:val="toc 7"/>
    <w:basedOn w:val="Normal"/>
    <w:next w:val="Normal"/>
    <w:autoRedefine/>
    <w:uiPriority w:val="39"/>
    <w:unhideWhenUsed/>
    <w:rsid w:val="003F142C"/>
    <w:pPr>
      <w:spacing w:after="100"/>
      <w:ind w:left="1440"/>
    </w:pPr>
  </w:style>
  <w:style w:type="paragraph" w:styleId="TOC8">
    <w:name w:val="toc 8"/>
    <w:basedOn w:val="Normal"/>
    <w:next w:val="Normal"/>
    <w:autoRedefine/>
    <w:uiPriority w:val="39"/>
    <w:unhideWhenUsed/>
    <w:rsid w:val="003F142C"/>
    <w:pPr>
      <w:spacing w:after="100"/>
      <w:ind w:left="1680"/>
    </w:pPr>
  </w:style>
  <w:style w:type="paragraph" w:styleId="TOC9">
    <w:name w:val="toc 9"/>
    <w:basedOn w:val="Normal"/>
    <w:next w:val="Normal"/>
    <w:autoRedefine/>
    <w:uiPriority w:val="39"/>
    <w:unhideWhenUsed/>
    <w:rsid w:val="003F142C"/>
    <w:pPr>
      <w:spacing w:after="100"/>
      <w:ind w:left="1920"/>
    </w:pPr>
  </w:style>
  <w:style w:type="paragraph" w:styleId="TOCHeading">
    <w:name w:val="TOC Heading"/>
    <w:basedOn w:val="Heading1"/>
    <w:next w:val="Normal"/>
    <w:uiPriority w:val="39"/>
    <w:unhideWhenUsed/>
    <w:qFormat/>
    <w:rsid w:val="003F142C"/>
    <w:pPr>
      <w:outlineLvl w:val="9"/>
    </w:pPr>
  </w:style>
  <w:style w:type="paragraph" w:customStyle="1" w:styleId="BalloonTxt">
    <w:name w:val="BalloonTxt"/>
    <w:basedOn w:val="Normal"/>
    <w:uiPriority w:val="91"/>
    <w:semiHidden/>
    <w:qFormat/>
    <w:rsid w:val="003F142C"/>
    <w:pPr>
      <w:ind w:left="357"/>
    </w:pPr>
    <w:rPr>
      <w:color w:val="A6A6A6"/>
    </w:rPr>
  </w:style>
  <w:style w:type="paragraph" w:customStyle="1" w:styleId="FE-05-Name">
    <w:name w:val="FE-05-Name"/>
    <w:basedOn w:val="Heading6"/>
    <w:uiPriority w:val="54"/>
    <w:semiHidden/>
    <w:qFormat/>
    <w:rsid w:val="003F142C"/>
    <w:pPr>
      <w:keepNext w:val="0"/>
      <w:keepLines w:val="0"/>
      <w:spacing w:before="0"/>
    </w:pPr>
    <w:rPr>
      <w:rFonts w:ascii="Calibri" w:eastAsia="Times New Roman" w:hAnsi="Calibri" w:cs="Times New Roman"/>
      <w:b/>
      <w:bCs/>
      <w:i w:val="0"/>
      <w:iCs w:val="0"/>
      <w:caps/>
      <w:color w:val="663300"/>
      <w:sz w:val="28"/>
      <w:lang w:val="x-none" w:eastAsia="x-none"/>
    </w:rPr>
  </w:style>
  <w:style w:type="paragraph" w:customStyle="1" w:styleId="FE-06-Name">
    <w:name w:val="FE-06-Name"/>
    <w:basedOn w:val="Heading6"/>
    <w:link w:val="FE-06-NameChar"/>
    <w:uiPriority w:val="55"/>
    <w:semiHidden/>
    <w:qFormat/>
    <w:rsid w:val="003F142C"/>
    <w:pPr>
      <w:keepNext w:val="0"/>
      <w:keepLines w:val="0"/>
      <w:spacing w:before="0"/>
    </w:pPr>
    <w:rPr>
      <w:rFonts w:ascii="Calibri" w:eastAsia="Times New Roman" w:hAnsi="Calibri" w:cs="Times New Roman"/>
      <w:bCs/>
      <w:iCs w:val="0"/>
      <w:caps/>
      <w:color w:val="660066"/>
      <w:sz w:val="28"/>
      <w:lang w:val="x-none" w:eastAsia="x-none"/>
    </w:rPr>
  </w:style>
  <w:style w:type="paragraph" w:customStyle="1" w:styleId="FE-05-Title">
    <w:name w:val="FE-05-Title"/>
    <w:basedOn w:val="Normal"/>
    <w:uiPriority w:val="54"/>
    <w:semiHidden/>
    <w:qFormat/>
    <w:rsid w:val="003F142C"/>
    <w:rPr>
      <w:b/>
      <w:caps/>
      <w:color w:val="CC3300"/>
      <w:sz w:val="28"/>
    </w:rPr>
  </w:style>
  <w:style w:type="paragraph" w:customStyle="1" w:styleId="FE-07-Name">
    <w:name w:val="FE-07-Name"/>
    <w:basedOn w:val="Heading6"/>
    <w:uiPriority w:val="56"/>
    <w:semiHidden/>
    <w:qFormat/>
    <w:rsid w:val="003F142C"/>
    <w:pPr>
      <w:keepNext w:val="0"/>
      <w:keepLines w:val="0"/>
      <w:spacing w:before="0"/>
    </w:pPr>
    <w:rPr>
      <w:rFonts w:ascii="Calibri" w:eastAsia="Times New Roman" w:hAnsi="Calibri" w:cs="Times New Roman"/>
      <w:bCs/>
      <w:iCs w:val="0"/>
      <w:caps/>
      <w:color w:val="0000FF"/>
      <w:sz w:val="28"/>
      <w:lang w:val="x-none" w:eastAsia="x-none"/>
    </w:rPr>
  </w:style>
  <w:style w:type="paragraph" w:customStyle="1" w:styleId="FE-08-Name">
    <w:name w:val="FE-08-Name"/>
    <w:basedOn w:val="Heading6"/>
    <w:uiPriority w:val="57"/>
    <w:semiHidden/>
    <w:qFormat/>
    <w:rsid w:val="003F142C"/>
    <w:pPr>
      <w:keepNext w:val="0"/>
      <w:keepLines w:val="0"/>
      <w:spacing w:before="0"/>
    </w:pPr>
    <w:rPr>
      <w:rFonts w:ascii="Calibri" w:eastAsia="Times New Roman" w:hAnsi="Calibri" w:cs="Times New Roman"/>
      <w:bCs/>
      <w:iCs w:val="0"/>
      <w:caps/>
      <w:color w:val="CC0099"/>
      <w:sz w:val="28"/>
      <w:lang w:val="x-none" w:eastAsia="x-none"/>
    </w:rPr>
  </w:style>
  <w:style w:type="paragraph" w:customStyle="1" w:styleId="FE-09-Name">
    <w:name w:val="FE-09-Name"/>
    <w:basedOn w:val="Heading6"/>
    <w:uiPriority w:val="58"/>
    <w:semiHidden/>
    <w:qFormat/>
    <w:rsid w:val="003F142C"/>
    <w:pPr>
      <w:keepNext w:val="0"/>
      <w:keepLines w:val="0"/>
      <w:spacing w:before="0"/>
    </w:pPr>
    <w:rPr>
      <w:rFonts w:ascii="Calibri" w:eastAsia="Times New Roman" w:hAnsi="Calibri" w:cs="Times New Roman"/>
      <w:bCs/>
      <w:iCs w:val="0"/>
      <w:caps/>
      <w:color w:val="C45911" w:themeColor="accent2" w:themeShade="BF"/>
      <w:sz w:val="28"/>
      <w:lang w:val="x-none" w:eastAsia="x-none"/>
    </w:rPr>
  </w:style>
  <w:style w:type="paragraph" w:customStyle="1" w:styleId="BulletList7">
    <w:name w:val="BulletList7"/>
    <w:basedOn w:val="Normal"/>
    <w:uiPriority w:val="14"/>
    <w:semiHidden/>
    <w:qFormat/>
    <w:rsid w:val="003F142C"/>
    <w:pPr>
      <w:numPr>
        <w:numId w:val="52"/>
      </w:numPr>
    </w:pPr>
  </w:style>
  <w:style w:type="paragraph" w:customStyle="1" w:styleId="BulletList8">
    <w:name w:val="BulletList8"/>
    <w:basedOn w:val="Normal"/>
    <w:uiPriority w:val="14"/>
    <w:semiHidden/>
    <w:qFormat/>
    <w:rsid w:val="003F142C"/>
    <w:pPr>
      <w:numPr>
        <w:numId w:val="53"/>
      </w:numPr>
    </w:pPr>
  </w:style>
  <w:style w:type="paragraph" w:customStyle="1" w:styleId="BulletList9">
    <w:name w:val="BulletList9"/>
    <w:basedOn w:val="Normal"/>
    <w:uiPriority w:val="14"/>
    <w:semiHidden/>
    <w:qFormat/>
    <w:rsid w:val="003F142C"/>
    <w:pPr>
      <w:numPr>
        <w:numId w:val="54"/>
      </w:numPr>
    </w:pPr>
  </w:style>
  <w:style w:type="paragraph" w:customStyle="1" w:styleId="QuestHeadingType1">
    <w:name w:val="QuestHeadingType1"/>
    <w:basedOn w:val="Normal"/>
    <w:uiPriority w:val="39"/>
    <w:semiHidden/>
    <w:qFormat/>
    <w:rsid w:val="003F142C"/>
    <w:rPr>
      <w:rFonts w:ascii="Cambria" w:hAnsi="Cambria"/>
      <w:b/>
      <w:color w:val="FF0066"/>
    </w:rPr>
  </w:style>
  <w:style w:type="paragraph" w:customStyle="1" w:styleId="QuestHeadingType2">
    <w:name w:val="QuestHeadingType2"/>
    <w:basedOn w:val="Normal"/>
    <w:uiPriority w:val="39"/>
    <w:semiHidden/>
    <w:qFormat/>
    <w:rsid w:val="003F142C"/>
    <w:rPr>
      <w:rFonts w:ascii="Cambria" w:hAnsi="Cambria"/>
      <w:b/>
      <w:color w:val="800080"/>
    </w:rPr>
  </w:style>
  <w:style w:type="paragraph" w:customStyle="1" w:styleId="FE-07-Title">
    <w:name w:val="FE-07-Title"/>
    <w:basedOn w:val="Heading7"/>
    <w:uiPriority w:val="56"/>
    <w:semiHidden/>
    <w:qFormat/>
    <w:rsid w:val="003F142C"/>
    <w:pPr>
      <w:numPr>
        <w:ilvl w:val="0"/>
        <w:numId w:val="0"/>
      </w:numPr>
      <w:spacing w:before="0" w:after="0"/>
    </w:pPr>
    <w:rPr>
      <w:b/>
      <w:color w:val="009900"/>
      <w:sz w:val="28"/>
    </w:rPr>
  </w:style>
  <w:style w:type="paragraph" w:customStyle="1" w:styleId="FE-08-Title">
    <w:name w:val="FE-08-Title"/>
    <w:basedOn w:val="Heading7"/>
    <w:uiPriority w:val="57"/>
    <w:semiHidden/>
    <w:qFormat/>
    <w:rsid w:val="003F142C"/>
    <w:pPr>
      <w:numPr>
        <w:ilvl w:val="0"/>
        <w:numId w:val="0"/>
      </w:numPr>
      <w:spacing w:before="0" w:after="0"/>
    </w:pPr>
    <w:rPr>
      <w:b/>
      <w:color w:val="800000"/>
      <w:sz w:val="28"/>
    </w:rPr>
  </w:style>
  <w:style w:type="character" w:customStyle="1" w:styleId="GerontolIconChar">
    <w:name w:val="GerontolIcon Char"/>
    <w:basedOn w:val="DefaultParagraphFont"/>
    <w:link w:val="GerontolIcon"/>
    <w:uiPriority w:val="15"/>
    <w:semiHidden/>
    <w:rsid w:val="003F142C"/>
    <w:rPr>
      <w:rFonts w:ascii="Times New Roman" w:eastAsia="Times New Roman" w:hAnsi="Times New Roman" w:cs="Times New Roman"/>
      <w:lang w:val="en-US"/>
    </w:rPr>
  </w:style>
  <w:style w:type="character" w:customStyle="1" w:styleId="QSENIconChar">
    <w:name w:val="QSENIcon Char"/>
    <w:basedOn w:val="DefaultParagraphFont"/>
    <w:link w:val="QSENIcon"/>
    <w:uiPriority w:val="15"/>
    <w:semiHidden/>
    <w:rsid w:val="003F142C"/>
    <w:rPr>
      <w:rFonts w:ascii="Times New Roman" w:eastAsia="Times New Roman" w:hAnsi="Times New Roman" w:cs="Times New Roman"/>
      <w:lang w:val="en-US"/>
    </w:rPr>
  </w:style>
  <w:style w:type="character" w:customStyle="1" w:styleId="FE-06-NameChar">
    <w:name w:val="FE-06-Name Char"/>
    <w:basedOn w:val="Heading6Char"/>
    <w:link w:val="FE-06-Name"/>
    <w:uiPriority w:val="55"/>
    <w:semiHidden/>
    <w:rsid w:val="003F142C"/>
    <w:rPr>
      <w:rFonts w:ascii="Calibri" w:eastAsia="Times New Roman" w:hAnsi="Calibri" w:cs="Times New Roman"/>
      <w:bCs/>
      <w:i/>
      <w:iCs w:val="0"/>
      <w:caps/>
      <w:color w:val="660066"/>
      <w:sz w:val="28"/>
      <w:lang w:val="x-none" w:eastAsia="x-none"/>
    </w:rPr>
  </w:style>
  <w:style w:type="paragraph" w:customStyle="1" w:styleId="Para">
    <w:name w:val="Para"/>
    <w:basedOn w:val="Normal"/>
    <w:link w:val="ParaChar"/>
    <w:uiPriority w:val="9"/>
    <w:qFormat/>
    <w:rsid w:val="003F142C"/>
    <w:pPr>
      <w:jc w:val="both"/>
    </w:pPr>
  </w:style>
  <w:style w:type="paragraph" w:customStyle="1" w:styleId="PartPara">
    <w:name w:val="PartPara"/>
    <w:basedOn w:val="Normal"/>
    <w:uiPriority w:val="1"/>
    <w:qFormat/>
    <w:rsid w:val="003F142C"/>
  </w:style>
  <w:style w:type="paragraph" w:customStyle="1" w:styleId="PartAuthor">
    <w:name w:val="PartAuthor"/>
    <w:basedOn w:val="ChapterTitle"/>
    <w:uiPriority w:val="1"/>
    <w:qFormat/>
    <w:rsid w:val="003F142C"/>
  </w:style>
  <w:style w:type="paragraph" w:customStyle="1" w:styleId="Para-AfterListDisplay">
    <w:name w:val="Para-AfterList/Display"/>
    <w:basedOn w:val="Normal"/>
    <w:uiPriority w:val="9"/>
    <w:qFormat/>
    <w:rsid w:val="003F142C"/>
    <w:pPr>
      <w:spacing w:before="180"/>
    </w:pPr>
  </w:style>
  <w:style w:type="character" w:customStyle="1" w:styleId="Head1-CENTERChar">
    <w:name w:val="Head1-CENTER Char"/>
    <w:basedOn w:val="Head1Char"/>
    <w:link w:val="Head1-CENTER"/>
    <w:uiPriority w:val="8"/>
    <w:rsid w:val="003F142C"/>
    <w:rPr>
      <w:rFonts w:ascii="Cambria" w:eastAsia="Times New Roman" w:hAnsi="Cambria" w:cs="Times New Roman"/>
      <w:b/>
      <w:color w:val="FF0000"/>
      <w:sz w:val="28"/>
      <w:lang w:val="en-US"/>
    </w:rPr>
  </w:style>
  <w:style w:type="paragraph" w:customStyle="1" w:styleId="Ornament">
    <w:name w:val="Ornament"/>
    <w:basedOn w:val="Para"/>
    <w:uiPriority w:val="9"/>
    <w:qFormat/>
    <w:rsid w:val="003F142C"/>
    <w:pPr>
      <w:jc w:val="center"/>
    </w:pPr>
  </w:style>
  <w:style w:type="paragraph" w:customStyle="1" w:styleId="CaseStudyPara">
    <w:name w:val="CaseStudyPara"/>
    <w:basedOn w:val="Para"/>
    <w:link w:val="CaseStudyParaChar"/>
    <w:uiPriority w:val="20"/>
    <w:qFormat/>
    <w:rsid w:val="003F142C"/>
  </w:style>
  <w:style w:type="paragraph" w:customStyle="1" w:styleId="CaseStudyHeading">
    <w:name w:val="CaseStudyHeading"/>
    <w:basedOn w:val="CaseStudyTitle"/>
    <w:link w:val="CaseStudyHeadingChar"/>
    <w:uiPriority w:val="20"/>
    <w:qFormat/>
    <w:rsid w:val="003F142C"/>
    <w:rPr>
      <w:rFonts w:eastAsia="Times New Roman" w:cs="Times New Roman"/>
      <w:color w:val="C00000"/>
    </w:rPr>
  </w:style>
  <w:style w:type="character" w:customStyle="1" w:styleId="CaseStudyHeadingChar">
    <w:name w:val="CaseStudyHeading Char"/>
    <w:link w:val="CaseStudyHeading"/>
    <w:uiPriority w:val="20"/>
    <w:rsid w:val="003F142C"/>
    <w:rPr>
      <w:rFonts w:ascii="Calibri" w:eastAsia="Times New Roman" w:hAnsi="Calibri" w:cs="Times New Roman"/>
      <w:color w:val="C00000"/>
      <w:sz w:val="28"/>
      <w:lang w:val="x-none" w:eastAsia="x-none"/>
    </w:rPr>
  </w:style>
  <w:style w:type="paragraph" w:customStyle="1" w:styleId="Box1Author">
    <w:name w:val="Box1Author"/>
    <w:basedOn w:val="Normal"/>
    <w:uiPriority w:val="1"/>
    <w:qFormat/>
    <w:rsid w:val="003F142C"/>
  </w:style>
  <w:style w:type="paragraph" w:customStyle="1" w:styleId="CaseStudy-BL1">
    <w:name w:val="CaseStudy-BL1"/>
    <w:basedOn w:val="BulletList1"/>
    <w:uiPriority w:val="20"/>
    <w:qFormat/>
    <w:rsid w:val="003F142C"/>
    <w:pPr>
      <w:numPr>
        <w:numId w:val="232"/>
      </w:numPr>
      <w:tabs>
        <w:tab w:val="num" w:pos="360"/>
      </w:tabs>
      <w:ind w:left="360"/>
    </w:pPr>
  </w:style>
  <w:style w:type="paragraph" w:customStyle="1" w:styleId="CaseStudy-eXtract">
    <w:name w:val="CaseStudy-eXtract"/>
    <w:basedOn w:val="Normal"/>
    <w:uiPriority w:val="20"/>
    <w:qFormat/>
    <w:rsid w:val="003F142C"/>
    <w:pPr>
      <w:spacing w:before="240" w:after="240"/>
      <w:ind w:left="289" w:right="862"/>
      <w:jc w:val="both"/>
    </w:pPr>
    <w:rPr>
      <w:color w:val="999999"/>
    </w:rPr>
  </w:style>
  <w:style w:type="paragraph" w:customStyle="1" w:styleId="BoxTitle">
    <w:name w:val="BoxTitle"/>
    <w:basedOn w:val="Normal"/>
    <w:uiPriority w:val="20"/>
    <w:qFormat/>
    <w:rsid w:val="003F142C"/>
    <w:pPr>
      <w:outlineLvl w:val="0"/>
    </w:pPr>
    <w:rPr>
      <w:b/>
      <w:color w:val="008000"/>
    </w:rPr>
  </w:style>
  <w:style w:type="paragraph" w:customStyle="1" w:styleId="BulletListHeading">
    <w:name w:val="BulletListHeading"/>
    <w:basedOn w:val="ListHeading"/>
    <w:uiPriority w:val="14"/>
    <w:qFormat/>
    <w:rsid w:val="003F142C"/>
  </w:style>
  <w:style w:type="paragraph" w:customStyle="1" w:styleId="Uc-RomanListHeading">
    <w:name w:val="Uc-RomanListHeading"/>
    <w:basedOn w:val="ListHeading"/>
    <w:uiPriority w:val="14"/>
    <w:qFormat/>
    <w:rsid w:val="003F142C"/>
  </w:style>
  <w:style w:type="paragraph" w:customStyle="1" w:styleId="ULListHeading1">
    <w:name w:val="ULListHeading1"/>
    <w:basedOn w:val="ListHeading"/>
    <w:uiPriority w:val="14"/>
    <w:qFormat/>
    <w:rsid w:val="009C676B"/>
  </w:style>
  <w:style w:type="paragraph" w:customStyle="1" w:styleId="Uc-AlphaListHeading">
    <w:name w:val="Uc-AlphaListHeading"/>
    <w:basedOn w:val="ListHeading"/>
    <w:uiPriority w:val="14"/>
    <w:qFormat/>
    <w:rsid w:val="003F142C"/>
  </w:style>
  <w:style w:type="paragraph" w:customStyle="1" w:styleId="NumberListHeading">
    <w:name w:val="NumberListHeading"/>
    <w:basedOn w:val="ListHeading"/>
    <w:uiPriority w:val="14"/>
    <w:qFormat/>
    <w:rsid w:val="003F142C"/>
  </w:style>
  <w:style w:type="paragraph" w:customStyle="1" w:styleId="Lc-RomanListHeading">
    <w:name w:val="Lc-RomanListHeading"/>
    <w:basedOn w:val="ListHeading"/>
    <w:uiPriority w:val="14"/>
    <w:qFormat/>
    <w:rsid w:val="003F142C"/>
  </w:style>
  <w:style w:type="paragraph" w:customStyle="1" w:styleId="Lc-AlphaListHeading">
    <w:name w:val="Lc-AlphaListHeading"/>
    <w:basedOn w:val="ListHeading"/>
    <w:uiPriority w:val="14"/>
    <w:qFormat/>
    <w:rsid w:val="003F142C"/>
  </w:style>
  <w:style w:type="paragraph" w:customStyle="1" w:styleId="Bullet1Para">
    <w:name w:val="Bullet1Para"/>
    <w:basedOn w:val="BulletList1"/>
    <w:uiPriority w:val="14"/>
    <w:qFormat/>
    <w:rsid w:val="003F142C"/>
    <w:pPr>
      <w:numPr>
        <w:numId w:val="0"/>
      </w:numPr>
      <w:ind w:left="360"/>
    </w:pPr>
  </w:style>
  <w:style w:type="paragraph" w:customStyle="1" w:styleId="Bullet2Para">
    <w:name w:val="Bullet2Para"/>
    <w:basedOn w:val="BulletList2"/>
    <w:uiPriority w:val="14"/>
    <w:qFormat/>
    <w:rsid w:val="003F142C"/>
    <w:pPr>
      <w:numPr>
        <w:numId w:val="0"/>
      </w:numPr>
      <w:ind w:left="717"/>
    </w:pPr>
  </w:style>
  <w:style w:type="paragraph" w:customStyle="1" w:styleId="Lc-Alpha1Para">
    <w:name w:val="Lc-Alpha1Para"/>
    <w:basedOn w:val="Lc-AlphaList1"/>
    <w:uiPriority w:val="14"/>
    <w:qFormat/>
    <w:rsid w:val="003F142C"/>
    <w:pPr>
      <w:numPr>
        <w:numId w:val="0"/>
      </w:numPr>
      <w:ind w:left="360"/>
    </w:pPr>
  </w:style>
  <w:style w:type="paragraph" w:customStyle="1" w:styleId="Lc-Alpha2Para">
    <w:name w:val="Lc-Alpha2Para"/>
    <w:basedOn w:val="Lc-AlphaList2"/>
    <w:uiPriority w:val="14"/>
    <w:qFormat/>
    <w:rsid w:val="003F142C"/>
    <w:pPr>
      <w:numPr>
        <w:numId w:val="0"/>
      </w:numPr>
      <w:ind w:left="720"/>
    </w:pPr>
  </w:style>
  <w:style w:type="paragraph" w:customStyle="1" w:styleId="Lc-Roman1Para">
    <w:name w:val="Lc-Roman1Para"/>
    <w:basedOn w:val="Lc-RomanList1"/>
    <w:uiPriority w:val="14"/>
    <w:qFormat/>
    <w:rsid w:val="003F142C"/>
    <w:pPr>
      <w:numPr>
        <w:numId w:val="0"/>
      </w:numPr>
      <w:ind w:left="360"/>
    </w:pPr>
  </w:style>
  <w:style w:type="paragraph" w:customStyle="1" w:styleId="Lc-Roman2Para">
    <w:name w:val="Lc-Roman2Para"/>
    <w:basedOn w:val="Lc-RomanList2"/>
    <w:uiPriority w:val="14"/>
    <w:qFormat/>
    <w:rsid w:val="003F142C"/>
    <w:pPr>
      <w:numPr>
        <w:numId w:val="0"/>
      </w:numPr>
      <w:ind w:left="714"/>
    </w:pPr>
  </w:style>
  <w:style w:type="paragraph" w:customStyle="1" w:styleId="Number1Para">
    <w:name w:val="Number1Para"/>
    <w:basedOn w:val="NumberList1"/>
    <w:uiPriority w:val="14"/>
    <w:qFormat/>
    <w:rsid w:val="003F142C"/>
    <w:pPr>
      <w:numPr>
        <w:numId w:val="0"/>
      </w:numPr>
      <w:ind w:left="488"/>
    </w:pPr>
  </w:style>
  <w:style w:type="paragraph" w:customStyle="1" w:styleId="Number2Para">
    <w:name w:val="Number2Para"/>
    <w:basedOn w:val="NumberList2"/>
    <w:uiPriority w:val="14"/>
    <w:qFormat/>
    <w:rsid w:val="003F142C"/>
    <w:pPr>
      <w:numPr>
        <w:numId w:val="0"/>
      </w:numPr>
      <w:ind w:left="709"/>
    </w:pPr>
  </w:style>
  <w:style w:type="paragraph" w:customStyle="1" w:styleId="Uc-Roman1Para">
    <w:name w:val="Uc-Roman1Para"/>
    <w:basedOn w:val="Uc-RomanList1"/>
    <w:uiPriority w:val="14"/>
    <w:qFormat/>
    <w:rsid w:val="003F142C"/>
    <w:pPr>
      <w:numPr>
        <w:numId w:val="0"/>
      </w:numPr>
      <w:ind w:left="357"/>
    </w:pPr>
  </w:style>
  <w:style w:type="paragraph" w:customStyle="1" w:styleId="Uc-Roman2Para">
    <w:name w:val="Uc-Roman2Para"/>
    <w:basedOn w:val="Uc-RomanList2"/>
    <w:uiPriority w:val="14"/>
    <w:qFormat/>
    <w:rsid w:val="003F142C"/>
    <w:pPr>
      <w:numPr>
        <w:numId w:val="0"/>
      </w:numPr>
      <w:ind w:left="720"/>
    </w:pPr>
  </w:style>
  <w:style w:type="paragraph" w:customStyle="1" w:styleId="Uc-Alpha1Para">
    <w:name w:val="Uc-Alpha1Para"/>
    <w:basedOn w:val="Uc-AlphaList1"/>
    <w:uiPriority w:val="14"/>
    <w:qFormat/>
    <w:rsid w:val="003F142C"/>
    <w:pPr>
      <w:numPr>
        <w:numId w:val="0"/>
      </w:numPr>
      <w:ind w:left="360"/>
    </w:pPr>
  </w:style>
  <w:style w:type="paragraph" w:customStyle="1" w:styleId="Uc-Alpha2Para">
    <w:name w:val="Uc-Alpha2Para"/>
    <w:basedOn w:val="Uc-AlphaList2"/>
    <w:uiPriority w:val="14"/>
    <w:qFormat/>
    <w:rsid w:val="003F142C"/>
    <w:pPr>
      <w:numPr>
        <w:ilvl w:val="0"/>
        <w:numId w:val="0"/>
      </w:numPr>
      <w:ind w:left="714"/>
    </w:pPr>
  </w:style>
  <w:style w:type="paragraph" w:customStyle="1" w:styleId="Dialog1">
    <w:name w:val="Dialog1"/>
    <w:basedOn w:val="CoupletLine1"/>
    <w:uiPriority w:val="15"/>
    <w:qFormat/>
    <w:rsid w:val="003F142C"/>
  </w:style>
  <w:style w:type="paragraph" w:customStyle="1" w:styleId="Dialog3">
    <w:name w:val="Dialog3"/>
    <w:basedOn w:val="CoupletLine1"/>
    <w:uiPriority w:val="15"/>
    <w:qFormat/>
    <w:rsid w:val="003F142C"/>
  </w:style>
  <w:style w:type="paragraph" w:customStyle="1" w:styleId="Dialog2">
    <w:name w:val="Dialog2"/>
    <w:basedOn w:val="CoupletLine1"/>
    <w:uiPriority w:val="15"/>
    <w:qFormat/>
    <w:rsid w:val="003F142C"/>
  </w:style>
  <w:style w:type="paragraph" w:customStyle="1" w:styleId="Box1Para">
    <w:name w:val="Box1Para"/>
    <w:basedOn w:val="Normal"/>
    <w:uiPriority w:val="20"/>
    <w:qFormat/>
    <w:rsid w:val="003F142C"/>
  </w:style>
  <w:style w:type="paragraph" w:customStyle="1" w:styleId="Box2Para">
    <w:name w:val="Box2Para"/>
    <w:basedOn w:val="Para-FL"/>
    <w:uiPriority w:val="20"/>
    <w:qFormat/>
    <w:rsid w:val="003F142C"/>
  </w:style>
  <w:style w:type="paragraph" w:customStyle="1" w:styleId="Box3Para">
    <w:name w:val="Box3Para"/>
    <w:basedOn w:val="Para-FL"/>
    <w:uiPriority w:val="20"/>
    <w:qFormat/>
    <w:rsid w:val="003F142C"/>
  </w:style>
  <w:style w:type="paragraph" w:customStyle="1" w:styleId="Box1Head1">
    <w:name w:val="Box1Head1"/>
    <w:basedOn w:val="CaseStudyID"/>
    <w:link w:val="Box1Head1Char"/>
    <w:uiPriority w:val="20"/>
    <w:qFormat/>
    <w:rsid w:val="003F142C"/>
    <w:rPr>
      <w:b w:val="0"/>
    </w:rPr>
  </w:style>
  <w:style w:type="character" w:customStyle="1" w:styleId="Box1Head1Char">
    <w:name w:val="Box1Head1 Char"/>
    <w:link w:val="Box1Head1"/>
    <w:uiPriority w:val="20"/>
    <w:rsid w:val="003F142C"/>
    <w:rPr>
      <w:rFonts w:ascii="Calibri" w:eastAsia="Calibri" w:hAnsi="Calibri" w:cs="Latha"/>
      <w:color w:val="FF0066"/>
      <w:lang w:val="x-none" w:eastAsia="x-none"/>
    </w:rPr>
  </w:style>
  <w:style w:type="paragraph" w:customStyle="1" w:styleId="Box1Source">
    <w:name w:val="Box1Source"/>
    <w:basedOn w:val="TableSource"/>
    <w:uiPriority w:val="20"/>
    <w:qFormat/>
    <w:rsid w:val="003F142C"/>
  </w:style>
  <w:style w:type="paragraph" w:customStyle="1" w:styleId="NumberList1eXtract">
    <w:name w:val="NumberList1eXtract"/>
    <w:basedOn w:val="Normal"/>
    <w:uiPriority w:val="14"/>
    <w:qFormat/>
    <w:rsid w:val="003F142C"/>
    <w:pPr>
      <w:spacing w:before="240" w:after="240"/>
      <w:ind w:left="289" w:right="862"/>
      <w:jc w:val="both"/>
    </w:pPr>
    <w:rPr>
      <w:color w:val="999999"/>
    </w:rPr>
  </w:style>
  <w:style w:type="paragraph" w:customStyle="1" w:styleId="eXtractTitle">
    <w:name w:val="eXtractTitle"/>
    <w:basedOn w:val="Head5"/>
    <w:uiPriority w:val="16"/>
    <w:qFormat/>
    <w:rsid w:val="003F142C"/>
    <w:pPr>
      <w:jc w:val="center"/>
    </w:pPr>
  </w:style>
  <w:style w:type="paragraph" w:customStyle="1" w:styleId="eXtractHead1">
    <w:name w:val="eXtractHead1"/>
    <w:basedOn w:val="PoemTitle"/>
    <w:uiPriority w:val="16"/>
    <w:qFormat/>
    <w:rsid w:val="003F142C"/>
  </w:style>
  <w:style w:type="paragraph" w:customStyle="1" w:styleId="eXtractBulletList1">
    <w:name w:val="eXtractBulletList1"/>
    <w:basedOn w:val="BulletList1"/>
    <w:uiPriority w:val="16"/>
    <w:qFormat/>
    <w:rsid w:val="003F142C"/>
    <w:pPr>
      <w:numPr>
        <w:numId w:val="156"/>
      </w:numPr>
    </w:pPr>
    <w:rPr>
      <w:color w:val="A6A6A6" w:themeColor="background1" w:themeShade="A6"/>
    </w:rPr>
  </w:style>
  <w:style w:type="paragraph" w:customStyle="1" w:styleId="eXtract-NL1">
    <w:name w:val="eXtract-NL1"/>
    <w:basedOn w:val="NumberList1"/>
    <w:uiPriority w:val="16"/>
    <w:qFormat/>
    <w:rsid w:val="009C676B"/>
  </w:style>
  <w:style w:type="paragraph" w:customStyle="1" w:styleId="eXtract-NL1Para">
    <w:name w:val="eXtract-NL1Para"/>
    <w:basedOn w:val="NumberList1"/>
    <w:uiPriority w:val="16"/>
    <w:qFormat/>
    <w:rsid w:val="009C676B"/>
    <w:pPr>
      <w:numPr>
        <w:numId w:val="0"/>
      </w:numPr>
      <w:ind w:left="360"/>
    </w:pPr>
  </w:style>
  <w:style w:type="paragraph" w:customStyle="1" w:styleId="eXtractDialog">
    <w:name w:val="eXtractDialog"/>
    <w:basedOn w:val="Dialog1"/>
    <w:uiPriority w:val="16"/>
    <w:qFormat/>
    <w:rsid w:val="003F142C"/>
  </w:style>
  <w:style w:type="paragraph" w:customStyle="1" w:styleId="TableBullet1Para">
    <w:name w:val="TableBullet1Para"/>
    <w:basedOn w:val="Bullet1Para"/>
    <w:uiPriority w:val="79"/>
    <w:qFormat/>
    <w:rsid w:val="003F142C"/>
    <w:pPr>
      <w:ind w:left="720"/>
    </w:pPr>
  </w:style>
  <w:style w:type="paragraph" w:customStyle="1" w:styleId="PoemeXtractHead">
    <w:name w:val="PoemeXtractHead"/>
    <w:basedOn w:val="eXtractTitle"/>
    <w:uiPriority w:val="17"/>
    <w:qFormat/>
    <w:rsid w:val="003F142C"/>
  </w:style>
  <w:style w:type="paragraph" w:customStyle="1" w:styleId="PoemeXtract">
    <w:name w:val="PoemeXtract"/>
    <w:basedOn w:val="NumberList1eXtract"/>
    <w:uiPriority w:val="17"/>
    <w:qFormat/>
    <w:rsid w:val="003F142C"/>
  </w:style>
  <w:style w:type="paragraph" w:customStyle="1" w:styleId="PoemeXtractSource">
    <w:name w:val="PoemeXtractSource"/>
    <w:basedOn w:val="IntroQuoteSource"/>
    <w:uiPriority w:val="17"/>
    <w:qFormat/>
    <w:rsid w:val="003F142C"/>
  </w:style>
  <w:style w:type="paragraph" w:customStyle="1" w:styleId="PhotoSource">
    <w:name w:val="PhotoSource"/>
    <w:basedOn w:val="FigureSource"/>
    <w:link w:val="PhotoSourceChar"/>
    <w:uiPriority w:val="86"/>
    <w:qFormat/>
    <w:rsid w:val="003F142C"/>
  </w:style>
  <w:style w:type="character" w:customStyle="1" w:styleId="PhotoSourceChar">
    <w:name w:val="PhotoSource Char"/>
    <w:basedOn w:val="FigureSourceChar"/>
    <w:link w:val="PhotoSource"/>
    <w:uiPriority w:val="86"/>
    <w:rsid w:val="003F142C"/>
    <w:rPr>
      <w:rFonts w:eastAsiaTheme="minorEastAsia"/>
      <w:lang w:val="en-US"/>
    </w:rPr>
  </w:style>
  <w:style w:type="paragraph" w:customStyle="1" w:styleId="TableBulletList1">
    <w:name w:val="TableBulletList1"/>
    <w:basedOn w:val="BulletList1"/>
    <w:uiPriority w:val="79"/>
    <w:qFormat/>
    <w:rsid w:val="003F142C"/>
    <w:pPr>
      <w:numPr>
        <w:numId w:val="0"/>
      </w:numPr>
      <w:ind w:left="360" w:hanging="360"/>
    </w:pPr>
  </w:style>
  <w:style w:type="paragraph" w:customStyle="1" w:styleId="TableBulletList2">
    <w:name w:val="TableBulletList2"/>
    <w:basedOn w:val="BulletList2"/>
    <w:uiPriority w:val="79"/>
    <w:qFormat/>
    <w:rsid w:val="003F142C"/>
    <w:pPr>
      <w:numPr>
        <w:ilvl w:val="1"/>
        <w:numId w:val="55"/>
      </w:numPr>
    </w:pPr>
  </w:style>
  <w:style w:type="paragraph" w:customStyle="1" w:styleId="TableNumberList1">
    <w:name w:val="TableNumberList1"/>
    <w:basedOn w:val="NumberList1"/>
    <w:uiPriority w:val="79"/>
    <w:qFormat/>
    <w:rsid w:val="003F142C"/>
    <w:pPr>
      <w:numPr>
        <w:numId w:val="56"/>
      </w:numPr>
      <w:tabs>
        <w:tab w:val="num" w:pos="360"/>
      </w:tabs>
      <w:ind w:left="360"/>
    </w:pPr>
  </w:style>
  <w:style w:type="paragraph" w:customStyle="1" w:styleId="TableNumber1Para">
    <w:name w:val="TableNumber1Para"/>
    <w:basedOn w:val="Number1Para"/>
    <w:uiPriority w:val="79"/>
    <w:qFormat/>
    <w:rsid w:val="003F142C"/>
    <w:pPr>
      <w:ind w:left="720"/>
    </w:pPr>
  </w:style>
  <w:style w:type="paragraph" w:customStyle="1" w:styleId="Bullet1Dialog">
    <w:name w:val="Bullet1Dialog"/>
    <w:basedOn w:val="eXtractDialog"/>
    <w:uiPriority w:val="14"/>
    <w:qFormat/>
    <w:rsid w:val="003F142C"/>
    <w:pPr>
      <w:ind w:firstLine="360"/>
    </w:pPr>
  </w:style>
  <w:style w:type="paragraph" w:customStyle="1" w:styleId="FN-eXtract">
    <w:name w:val="FN-eXtract"/>
    <w:basedOn w:val="Normal"/>
    <w:uiPriority w:val="15"/>
    <w:qFormat/>
    <w:rsid w:val="003F142C"/>
    <w:pPr>
      <w:spacing w:before="240" w:after="240"/>
      <w:ind w:left="289" w:right="862"/>
      <w:jc w:val="both"/>
    </w:pPr>
    <w:rPr>
      <w:color w:val="999999"/>
    </w:rPr>
  </w:style>
  <w:style w:type="paragraph" w:customStyle="1" w:styleId="FN-eXtractSource">
    <w:name w:val="FN-eXtractSource"/>
    <w:basedOn w:val="IntroQuoteSource"/>
    <w:uiPriority w:val="15"/>
    <w:qFormat/>
    <w:rsid w:val="003F142C"/>
  </w:style>
  <w:style w:type="paragraph" w:customStyle="1" w:styleId="IntroQuoteTitle">
    <w:name w:val="IntroQuoteTitle"/>
    <w:basedOn w:val="eXtractTitle"/>
    <w:uiPriority w:val="10"/>
    <w:qFormat/>
    <w:rsid w:val="003F142C"/>
  </w:style>
  <w:style w:type="paragraph" w:customStyle="1" w:styleId="IntroQuoteAuthor">
    <w:name w:val="IntroQuoteAuthor"/>
    <w:basedOn w:val="CaseStudyAuthor"/>
    <w:uiPriority w:val="10"/>
    <w:qFormat/>
    <w:rsid w:val="003F142C"/>
  </w:style>
  <w:style w:type="paragraph" w:customStyle="1" w:styleId="GlossaryHeading1">
    <w:name w:val="GlossaryHeading1"/>
    <w:basedOn w:val="Normal"/>
    <w:uiPriority w:val="89"/>
    <w:qFormat/>
    <w:rsid w:val="003F142C"/>
    <w:pPr>
      <w:spacing w:before="480"/>
    </w:pPr>
    <w:rPr>
      <w:b/>
      <w:color w:val="0000FF"/>
      <w:sz w:val="28"/>
    </w:rPr>
  </w:style>
  <w:style w:type="paragraph" w:customStyle="1" w:styleId="BibliographyHeading1">
    <w:name w:val="BibliographyHeading1"/>
    <w:basedOn w:val="BibliographyHeading"/>
    <w:uiPriority w:val="91"/>
    <w:qFormat/>
    <w:rsid w:val="003F142C"/>
  </w:style>
  <w:style w:type="paragraph" w:customStyle="1" w:styleId="BibliographyHeading2">
    <w:name w:val="BibliographyHeading2"/>
    <w:basedOn w:val="BibliographyHeading1"/>
    <w:uiPriority w:val="91"/>
    <w:qFormat/>
    <w:rsid w:val="003F142C"/>
  </w:style>
  <w:style w:type="paragraph" w:customStyle="1" w:styleId="BibliographyHeading3">
    <w:name w:val="BibliographyHeading3"/>
    <w:basedOn w:val="ReferencesHeading2"/>
    <w:uiPriority w:val="91"/>
    <w:qFormat/>
    <w:rsid w:val="003F142C"/>
  </w:style>
  <w:style w:type="paragraph" w:customStyle="1" w:styleId="BibliographyHeading4">
    <w:name w:val="BibliographyHeading4"/>
    <w:basedOn w:val="ReferencesHeading2"/>
    <w:uiPriority w:val="91"/>
    <w:qFormat/>
    <w:rsid w:val="003F142C"/>
  </w:style>
  <w:style w:type="character" w:customStyle="1" w:styleId="GlossaryTerm">
    <w:name w:val="GlossaryTerm"/>
    <w:basedOn w:val="DefaultParagraphFont"/>
    <w:uiPriority w:val="1"/>
    <w:qFormat/>
    <w:rsid w:val="003F142C"/>
    <w:rPr>
      <w:b/>
      <w:color w:val="FF5050"/>
    </w:rPr>
  </w:style>
  <w:style w:type="paragraph" w:customStyle="1" w:styleId="GlossaryTermDefinition">
    <w:name w:val="GlossaryTermDefinition"/>
    <w:basedOn w:val="Normal"/>
    <w:uiPriority w:val="89"/>
    <w:qFormat/>
    <w:rsid w:val="003F142C"/>
  </w:style>
  <w:style w:type="paragraph" w:customStyle="1" w:styleId="IndexHeading1">
    <w:name w:val="IndexHeading1"/>
    <w:basedOn w:val="Normal"/>
    <w:uiPriority w:val="89"/>
    <w:qFormat/>
    <w:rsid w:val="003F142C"/>
    <w:pPr>
      <w:spacing w:before="480"/>
    </w:pPr>
    <w:rPr>
      <w:b/>
      <w:color w:val="FF0000"/>
      <w:sz w:val="28"/>
    </w:rPr>
  </w:style>
  <w:style w:type="paragraph" w:customStyle="1" w:styleId="IndexHeading2">
    <w:name w:val="IndexHeading2"/>
    <w:basedOn w:val="Normal"/>
    <w:uiPriority w:val="89"/>
    <w:qFormat/>
    <w:rsid w:val="003F142C"/>
    <w:pPr>
      <w:spacing w:before="360"/>
    </w:pPr>
    <w:rPr>
      <w:b/>
      <w:color w:val="0000FF"/>
    </w:rPr>
  </w:style>
  <w:style w:type="paragraph" w:customStyle="1" w:styleId="IndexEntry1">
    <w:name w:val="IndexEntry1"/>
    <w:basedOn w:val="Normal"/>
    <w:uiPriority w:val="89"/>
    <w:qFormat/>
    <w:rsid w:val="003F142C"/>
  </w:style>
  <w:style w:type="paragraph" w:customStyle="1" w:styleId="IndexEntry2">
    <w:name w:val="IndexEntry2"/>
    <w:basedOn w:val="Normal"/>
    <w:uiPriority w:val="89"/>
    <w:qFormat/>
    <w:rsid w:val="003F142C"/>
    <w:pPr>
      <w:ind w:firstLine="720"/>
    </w:pPr>
  </w:style>
  <w:style w:type="paragraph" w:customStyle="1" w:styleId="IndexEntry3">
    <w:name w:val="IndexEntry3"/>
    <w:basedOn w:val="Normal"/>
    <w:uiPriority w:val="89"/>
    <w:qFormat/>
    <w:rsid w:val="003F142C"/>
    <w:pPr>
      <w:ind w:left="720" w:firstLine="720"/>
    </w:pPr>
  </w:style>
  <w:style w:type="paragraph" w:customStyle="1" w:styleId="EpilogueHeading">
    <w:name w:val="EpilogueHeading"/>
    <w:basedOn w:val="Normal"/>
    <w:uiPriority w:val="89"/>
    <w:qFormat/>
    <w:rsid w:val="003F142C"/>
    <w:pPr>
      <w:spacing w:before="480"/>
    </w:pPr>
    <w:rPr>
      <w:b/>
      <w:color w:val="C00000"/>
      <w:sz w:val="28"/>
    </w:rPr>
  </w:style>
  <w:style w:type="paragraph" w:customStyle="1" w:styleId="GlossaryHeading2">
    <w:name w:val="GlossaryHeading2"/>
    <w:basedOn w:val="GlossaryHeading1"/>
    <w:uiPriority w:val="89"/>
    <w:qFormat/>
    <w:rsid w:val="003F142C"/>
    <w:rPr>
      <w:color w:val="FFC000"/>
      <w:sz w:val="24"/>
    </w:rPr>
  </w:style>
  <w:style w:type="paragraph" w:customStyle="1" w:styleId="PrefaceTxtFL">
    <w:name w:val="PrefaceTxt_FL"/>
    <w:basedOn w:val="Normal"/>
    <w:semiHidden/>
    <w:qFormat/>
    <w:rsid w:val="003F142C"/>
  </w:style>
  <w:style w:type="paragraph" w:customStyle="1" w:styleId="PrefaceTxtIndented">
    <w:name w:val="PrefaceTxt_Indented"/>
    <w:basedOn w:val="Normal"/>
    <w:uiPriority w:val="6"/>
    <w:qFormat/>
    <w:rsid w:val="003F142C"/>
    <w:pPr>
      <w:ind w:firstLine="720"/>
    </w:pPr>
  </w:style>
  <w:style w:type="paragraph" w:customStyle="1" w:styleId="AfterwordHeading">
    <w:name w:val="AfterwordHeading"/>
    <w:basedOn w:val="Normal"/>
    <w:uiPriority w:val="89"/>
    <w:qFormat/>
    <w:rsid w:val="003F142C"/>
    <w:pPr>
      <w:spacing w:before="480" w:after="200"/>
    </w:pPr>
    <w:rPr>
      <w:rFonts w:ascii="Calibri" w:hAnsi="Calibri"/>
      <w:b/>
      <w:color w:val="FF0000"/>
      <w:sz w:val="28"/>
    </w:rPr>
  </w:style>
  <w:style w:type="paragraph" w:customStyle="1" w:styleId="ForewordTxtFL">
    <w:name w:val="ForewordTxt_FL"/>
    <w:basedOn w:val="Normal"/>
    <w:semiHidden/>
    <w:qFormat/>
    <w:rsid w:val="003F142C"/>
  </w:style>
  <w:style w:type="paragraph" w:customStyle="1" w:styleId="ForewordTxtIndented">
    <w:name w:val="ForewordTxt_Indented"/>
    <w:basedOn w:val="ForewordTxtFL"/>
    <w:semiHidden/>
    <w:qFormat/>
    <w:rsid w:val="003F142C"/>
    <w:pPr>
      <w:ind w:firstLine="720"/>
    </w:pPr>
  </w:style>
  <w:style w:type="paragraph" w:customStyle="1" w:styleId="AcknowlHeading">
    <w:name w:val="AcknowlHeading"/>
    <w:basedOn w:val="Normal"/>
    <w:uiPriority w:val="89"/>
    <w:qFormat/>
    <w:rsid w:val="003F142C"/>
    <w:pPr>
      <w:spacing w:before="480" w:after="200"/>
    </w:pPr>
    <w:rPr>
      <w:rFonts w:ascii="Calibri" w:hAnsi="Calibri"/>
      <w:b/>
      <w:color w:val="660066"/>
      <w:sz w:val="28"/>
    </w:rPr>
  </w:style>
  <w:style w:type="paragraph" w:customStyle="1" w:styleId="AppendixHeading">
    <w:name w:val="AppendixHeading"/>
    <w:basedOn w:val="Normal"/>
    <w:uiPriority w:val="89"/>
    <w:qFormat/>
    <w:rsid w:val="003F142C"/>
    <w:pPr>
      <w:spacing w:before="480" w:after="200"/>
    </w:pPr>
    <w:rPr>
      <w:rFonts w:ascii="Calibri" w:hAnsi="Calibri"/>
      <w:b/>
    </w:rPr>
  </w:style>
  <w:style w:type="paragraph" w:customStyle="1" w:styleId="TOCBackMatterAuthor">
    <w:name w:val="TOC_BackMatterAuthor"/>
    <w:basedOn w:val="Normal"/>
    <w:semiHidden/>
    <w:qFormat/>
    <w:rsid w:val="003F142C"/>
    <w:rPr>
      <w:rFonts w:ascii="Arial Narrow" w:hAnsi="Arial Narrow"/>
    </w:rPr>
  </w:style>
  <w:style w:type="paragraph" w:customStyle="1" w:styleId="AppendixTitle">
    <w:name w:val="AppendixTitle"/>
    <w:basedOn w:val="AppendixHeading"/>
    <w:uiPriority w:val="89"/>
    <w:qFormat/>
    <w:rsid w:val="003F142C"/>
  </w:style>
  <w:style w:type="paragraph" w:customStyle="1" w:styleId="eXtractSource">
    <w:name w:val="eXtractSource"/>
    <w:basedOn w:val="IntroQuoteSource"/>
    <w:uiPriority w:val="16"/>
    <w:qFormat/>
    <w:rsid w:val="003F142C"/>
  </w:style>
  <w:style w:type="paragraph" w:customStyle="1" w:styleId="LearnObjBulletList1">
    <w:name w:val="LearnObjBulletList1"/>
    <w:basedOn w:val="BulletList1"/>
    <w:uiPriority w:val="9"/>
    <w:qFormat/>
    <w:rsid w:val="003F142C"/>
    <w:pPr>
      <w:numPr>
        <w:numId w:val="169"/>
      </w:numPr>
    </w:pPr>
  </w:style>
  <w:style w:type="paragraph" w:customStyle="1" w:styleId="CaseStudy-BL2">
    <w:name w:val="CaseStudy-BL2"/>
    <w:basedOn w:val="BulletList2"/>
    <w:uiPriority w:val="20"/>
    <w:qFormat/>
    <w:rsid w:val="003F142C"/>
    <w:pPr>
      <w:numPr>
        <w:numId w:val="233"/>
      </w:numPr>
      <w:tabs>
        <w:tab w:val="num" w:pos="360"/>
      </w:tabs>
      <w:ind w:left="717"/>
    </w:pPr>
  </w:style>
  <w:style w:type="paragraph" w:customStyle="1" w:styleId="CaseStudy-BL3">
    <w:name w:val="CaseStudy-BL3"/>
    <w:basedOn w:val="BulletList3"/>
    <w:uiPriority w:val="20"/>
    <w:qFormat/>
    <w:rsid w:val="003F142C"/>
    <w:pPr>
      <w:numPr>
        <w:numId w:val="234"/>
      </w:numPr>
    </w:pPr>
  </w:style>
  <w:style w:type="paragraph" w:customStyle="1" w:styleId="CaseStudy-BL1Para">
    <w:name w:val="CaseStudy-BL1Para"/>
    <w:basedOn w:val="Bullet1Para"/>
    <w:uiPriority w:val="20"/>
    <w:qFormat/>
    <w:rsid w:val="003F142C"/>
  </w:style>
  <w:style w:type="paragraph" w:customStyle="1" w:styleId="CaseStudy-BL2Para">
    <w:name w:val="CaseStudy-BL2Para"/>
    <w:basedOn w:val="Bullet2Para"/>
    <w:uiPriority w:val="20"/>
    <w:qFormat/>
    <w:rsid w:val="003F142C"/>
  </w:style>
  <w:style w:type="paragraph" w:customStyle="1" w:styleId="Box1-BL1">
    <w:name w:val="Box1-BL1"/>
    <w:basedOn w:val="BulletList1"/>
    <w:uiPriority w:val="20"/>
    <w:qFormat/>
    <w:rsid w:val="003F142C"/>
  </w:style>
  <w:style w:type="paragraph" w:customStyle="1" w:styleId="Box1-BL2">
    <w:name w:val="Box1-BL2"/>
    <w:basedOn w:val="BulletList2"/>
    <w:next w:val="ListHeading"/>
    <w:uiPriority w:val="20"/>
    <w:qFormat/>
    <w:rsid w:val="003F142C"/>
  </w:style>
  <w:style w:type="paragraph" w:customStyle="1" w:styleId="Box1-BL3">
    <w:name w:val="Box1-BL3"/>
    <w:basedOn w:val="BulletList3"/>
    <w:uiPriority w:val="20"/>
    <w:qFormat/>
    <w:rsid w:val="003F142C"/>
  </w:style>
  <w:style w:type="paragraph" w:customStyle="1" w:styleId="Box1-BL1Para">
    <w:name w:val="Box1-BL1Para"/>
    <w:basedOn w:val="Bullet1Para"/>
    <w:uiPriority w:val="20"/>
    <w:qFormat/>
    <w:rsid w:val="003F142C"/>
  </w:style>
  <w:style w:type="paragraph" w:customStyle="1" w:styleId="Box1-BL2Para">
    <w:name w:val="Box1-BL2Para"/>
    <w:basedOn w:val="Bullet2Para"/>
    <w:uiPriority w:val="20"/>
    <w:qFormat/>
    <w:rsid w:val="003F142C"/>
  </w:style>
  <w:style w:type="paragraph" w:customStyle="1" w:styleId="TableGraphicCaption">
    <w:name w:val="TableGraphicCaption"/>
    <w:basedOn w:val="TableCaption"/>
    <w:uiPriority w:val="1"/>
    <w:qFormat/>
    <w:rsid w:val="003F142C"/>
  </w:style>
  <w:style w:type="paragraph" w:customStyle="1" w:styleId="Graphic">
    <w:name w:val="Graphic"/>
    <w:basedOn w:val="Normal"/>
    <w:uiPriority w:val="1"/>
    <w:qFormat/>
    <w:rsid w:val="003F142C"/>
  </w:style>
  <w:style w:type="paragraph" w:customStyle="1" w:styleId="IntroChapterTitle">
    <w:name w:val="Intro_ChapterTitle"/>
    <w:basedOn w:val="ChapterTitle"/>
    <w:uiPriority w:val="1"/>
    <w:qFormat/>
    <w:rsid w:val="009C676B"/>
  </w:style>
  <w:style w:type="paragraph" w:customStyle="1" w:styleId="IntroChapterSubtitle">
    <w:name w:val="Intro_ChapterSubtitle"/>
    <w:basedOn w:val="ChapterSubtitle"/>
    <w:uiPriority w:val="1"/>
    <w:qFormat/>
    <w:rsid w:val="009C676B"/>
  </w:style>
  <w:style w:type="paragraph" w:customStyle="1" w:styleId="IntroChapterAuthor">
    <w:name w:val="Intro_ChapterAuthor"/>
    <w:basedOn w:val="ChapterAuthor"/>
    <w:uiPriority w:val="1"/>
    <w:qFormat/>
    <w:rsid w:val="009C676B"/>
  </w:style>
  <w:style w:type="paragraph" w:customStyle="1" w:styleId="IntroChapAuthorAffiliation">
    <w:name w:val="Intro_ChapAuthorAffiliation"/>
    <w:basedOn w:val="ChapAuthorAffiliation"/>
    <w:uiPriority w:val="1"/>
    <w:qFormat/>
    <w:rsid w:val="009C676B"/>
  </w:style>
  <w:style w:type="paragraph" w:customStyle="1" w:styleId="ChapterSource">
    <w:name w:val="ChapterSource"/>
    <w:basedOn w:val="ChapAuthorAffiliation"/>
    <w:uiPriority w:val="6"/>
    <w:qFormat/>
    <w:rsid w:val="003F142C"/>
  </w:style>
  <w:style w:type="character" w:customStyle="1" w:styleId="EndnoteNo">
    <w:name w:val="EndnoteNo"/>
    <w:basedOn w:val="DefaultParagraphFont"/>
    <w:uiPriority w:val="89"/>
    <w:qFormat/>
    <w:rsid w:val="003F142C"/>
    <w:rPr>
      <w:vertAlign w:val="superscript"/>
    </w:rPr>
  </w:style>
  <w:style w:type="paragraph" w:customStyle="1" w:styleId="EndnotePara">
    <w:name w:val="EndnotePara"/>
    <w:basedOn w:val="FootnoteText"/>
    <w:uiPriority w:val="89"/>
    <w:qFormat/>
    <w:rsid w:val="003F142C"/>
  </w:style>
  <w:style w:type="character" w:customStyle="1" w:styleId="EndnoteCitation">
    <w:name w:val="EndnoteCitation"/>
    <w:basedOn w:val="DefaultParagraphFont"/>
    <w:uiPriority w:val="89"/>
    <w:qFormat/>
    <w:rsid w:val="003F142C"/>
    <w:rPr>
      <w:vertAlign w:val="superscript"/>
    </w:rPr>
  </w:style>
  <w:style w:type="paragraph" w:customStyle="1" w:styleId="EndnoteHeading1">
    <w:name w:val="EndnoteHeading1"/>
    <w:basedOn w:val="ReferencesHeading1"/>
    <w:uiPriority w:val="89"/>
    <w:qFormat/>
    <w:rsid w:val="003F142C"/>
    <w:rPr>
      <w:color w:val="9E2283"/>
    </w:rPr>
  </w:style>
  <w:style w:type="paragraph" w:customStyle="1" w:styleId="Figure">
    <w:name w:val="Figure"/>
    <w:basedOn w:val="Para"/>
    <w:uiPriority w:val="9"/>
    <w:qFormat/>
    <w:rsid w:val="003F142C"/>
  </w:style>
  <w:style w:type="paragraph" w:customStyle="1" w:styleId="TableRowHead2">
    <w:name w:val="TableRowHead2"/>
    <w:basedOn w:val="TableBody"/>
    <w:uiPriority w:val="81"/>
    <w:qFormat/>
    <w:rsid w:val="003F142C"/>
    <w:rPr>
      <w:color w:val="00B0F0"/>
    </w:rPr>
  </w:style>
  <w:style w:type="paragraph" w:customStyle="1" w:styleId="EN-eXtract">
    <w:name w:val="EN-eXtract"/>
    <w:basedOn w:val="FN-eXtract"/>
    <w:uiPriority w:val="31"/>
    <w:qFormat/>
    <w:rsid w:val="003F142C"/>
  </w:style>
  <w:style w:type="paragraph" w:customStyle="1" w:styleId="EN-eXtractSource">
    <w:name w:val="EN-eXtractSource"/>
    <w:basedOn w:val="FN-eXtractSource"/>
    <w:uiPriority w:val="31"/>
    <w:qFormat/>
    <w:rsid w:val="003F142C"/>
  </w:style>
  <w:style w:type="character" w:customStyle="1" w:styleId="Bach">
    <w:name w:val="Bach"/>
    <w:uiPriority w:val="1"/>
    <w:qFormat/>
    <w:rsid w:val="003F142C"/>
    <w:rPr>
      <w:color w:val="FF0000"/>
    </w:rPr>
  </w:style>
  <w:style w:type="paragraph" w:customStyle="1" w:styleId="DialogSource">
    <w:name w:val="DialogSource"/>
    <w:basedOn w:val="eXtractSource"/>
    <w:uiPriority w:val="15"/>
    <w:qFormat/>
    <w:rsid w:val="003F142C"/>
    <w:rPr>
      <w:color w:val="990099"/>
    </w:rPr>
  </w:style>
  <w:style w:type="paragraph" w:customStyle="1" w:styleId="UL-FL1Para">
    <w:name w:val="UL-FL1Para"/>
    <w:basedOn w:val="UL-FL1"/>
    <w:uiPriority w:val="14"/>
    <w:qFormat/>
    <w:rsid w:val="003F142C"/>
  </w:style>
  <w:style w:type="paragraph" w:customStyle="1" w:styleId="TableUL-FL1">
    <w:name w:val="TableUL-FL1"/>
    <w:basedOn w:val="ExampleUL-FL1"/>
    <w:uiPriority w:val="1"/>
    <w:qFormat/>
    <w:rsid w:val="003F142C"/>
  </w:style>
  <w:style w:type="paragraph" w:customStyle="1" w:styleId="TableLc-AlphaList1">
    <w:name w:val="TableLc-AlphaList1"/>
    <w:basedOn w:val="ListParagraph"/>
    <w:uiPriority w:val="79"/>
    <w:qFormat/>
    <w:rsid w:val="003F142C"/>
    <w:pPr>
      <w:numPr>
        <w:numId w:val="195"/>
      </w:numPr>
    </w:pPr>
  </w:style>
  <w:style w:type="paragraph" w:customStyle="1" w:styleId="TableLc-AlphaList2">
    <w:name w:val="TableLc-AlphaList2"/>
    <w:basedOn w:val="Lc-AlphaList2"/>
    <w:uiPriority w:val="1"/>
    <w:qFormat/>
    <w:rsid w:val="003F142C"/>
  </w:style>
  <w:style w:type="paragraph" w:customStyle="1" w:styleId="TableUL-FL2">
    <w:name w:val="TableUL-FL2"/>
    <w:basedOn w:val="UL-FL2"/>
    <w:uiPriority w:val="1"/>
    <w:qFormat/>
    <w:rsid w:val="003F142C"/>
    <w:rPr>
      <w:color w:val="auto"/>
    </w:rPr>
  </w:style>
  <w:style w:type="character" w:customStyle="1" w:styleId="Spionic-font">
    <w:name w:val="Spionic-font"/>
    <w:basedOn w:val="DefaultParagraphFont"/>
    <w:uiPriority w:val="1"/>
    <w:qFormat/>
    <w:rsid w:val="009C676B"/>
    <w:rPr>
      <w:color w:val="FF33CC"/>
    </w:rPr>
  </w:style>
  <w:style w:type="paragraph" w:customStyle="1" w:styleId="eXtractLc-AlphaList10">
    <w:name w:val="eXtractLc-AlphaList1"/>
    <w:basedOn w:val="Lc-AlphaList1"/>
    <w:uiPriority w:val="16"/>
    <w:qFormat/>
    <w:rsid w:val="009C676B"/>
  </w:style>
  <w:style w:type="paragraph" w:customStyle="1" w:styleId="eXtractLc-AlphaList2">
    <w:name w:val="eXtractLc-AlphaList2"/>
    <w:basedOn w:val="Lc-AlphaList2"/>
    <w:uiPriority w:val="16"/>
    <w:qFormat/>
    <w:rsid w:val="009C676B"/>
  </w:style>
  <w:style w:type="paragraph" w:customStyle="1" w:styleId="eXtractLc-RomanList1">
    <w:name w:val="eXtractLc-RomanList1"/>
    <w:basedOn w:val="Lc-RomanList1"/>
    <w:uiPriority w:val="16"/>
    <w:qFormat/>
    <w:rsid w:val="009C676B"/>
  </w:style>
  <w:style w:type="paragraph" w:customStyle="1" w:styleId="eXtractLc-RomanList2">
    <w:name w:val="eXtractLc-RomanList2"/>
    <w:basedOn w:val="Lc-RomanList2"/>
    <w:uiPriority w:val="16"/>
    <w:qFormat/>
    <w:rsid w:val="009C676B"/>
  </w:style>
  <w:style w:type="paragraph" w:customStyle="1" w:styleId="eXtractLc-RomanList3">
    <w:name w:val="eXtractLc-RomanList3"/>
    <w:basedOn w:val="Lc-RomanList3"/>
    <w:uiPriority w:val="1"/>
    <w:qFormat/>
    <w:rsid w:val="009C676B"/>
  </w:style>
  <w:style w:type="paragraph" w:customStyle="1" w:styleId="Dialog-StageAction">
    <w:name w:val="Dialog-StageAction"/>
    <w:basedOn w:val="Normal"/>
    <w:uiPriority w:val="15"/>
    <w:qFormat/>
    <w:rsid w:val="009C676B"/>
    <w:rPr>
      <w:color w:val="0F0FE1"/>
    </w:rPr>
  </w:style>
  <w:style w:type="paragraph" w:customStyle="1" w:styleId="ContinuedDialogue">
    <w:name w:val="Continued Dialogue"/>
    <w:basedOn w:val="Normal"/>
    <w:link w:val="ContinuedDialogueChar"/>
    <w:qFormat/>
    <w:rsid w:val="003F142C"/>
    <w:pPr>
      <w:ind w:left="187"/>
    </w:pPr>
    <w:rPr>
      <w:rFonts w:ascii="Garamond" w:eastAsia="Calibri" w:hAnsi="Garamond"/>
    </w:rPr>
  </w:style>
  <w:style w:type="character" w:customStyle="1" w:styleId="ContinuedDialogueChar">
    <w:name w:val="Continued Dialogue Char"/>
    <w:link w:val="ContinuedDialogue"/>
    <w:qFormat/>
    <w:rsid w:val="003F142C"/>
    <w:rPr>
      <w:rFonts w:ascii="Garamond" w:eastAsia="Calibri" w:hAnsi="Garamond" w:cs="Times New Roman"/>
      <w:lang w:val="en-US"/>
    </w:rPr>
  </w:style>
  <w:style w:type="paragraph" w:customStyle="1" w:styleId="Dialog-Continued">
    <w:name w:val="Dialog-Continued"/>
    <w:basedOn w:val="Normal"/>
    <w:uiPriority w:val="15"/>
    <w:qFormat/>
    <w:rsid w:val="003F142C"/>
  </w:style>
  <w:style w:type="paragraph" w:customStyle="1" w:styleId="SpecialHeading">
    <w:name w:val="SpecialHeading"/>
    <w:basedOn w:val="PartSubtitle"/>
    <w:uiPriority w:val="1"/>
    <w:qFormat/>
    <w:rsid w:val="003F142C"/>
    <w:rPr>
      <w:sz w:val="28"/>
    </w:rPr>
  </w:style>
  <w:style w:type="paragraph" w:customStyle="1" w:styleId="ULListHeading2">
    <w:name w:val="ULListHeading2"/>
    <w:basedOn w:val="ULListHeading1"/>
    <w:uiPriority w:val="1"/>
    <w:qFormat/>
    <w:rsid w:val="009C676B"/>
    <w:rPr>
      <w:color w:val="FF0066"/>
    </w:rPr>
  </w:style>
  <w:style w:type="paragraph" w:customStyle="1" w:styleId="EN-BulletList1">
    <w:name w:val="EN-BulletList1"/>
    <w:basedOn w:val="BulletList1"/>
    <w:uiPriority w:val="89"/>
    <w:qFormat/>
    <w:rsid w:val="003F142C"/>
    <w:pPr>
      <w:numPr>
        <w:numId w:val="57"/>
      </w:numPr>
    </w:pPr>
  </w:style>
  <w:style w:type="paragraph" w:customStyle="1" w:styleId="ExampleHead1">
    <w:name w:val="ExampleHead1"/>
    <w:basedOn w:val="Head1"/>
    <w:uiPriority w:val="14"/>
    <w:qFormat/>
    <w:rsid w:val="003F142C"/>
  </w:style>
  <w:style w:type="paragraph" w:customStyle="1" w:styleId="ExamplePara">
    <w:name w:val="ExamplePara"/>
    <w:basedOn w:val="Para"/>
    <w:uiPriority w:val="14"/>
    <w:qFormat/>
    <w:rsid w:val="003F142C"/>
    <w:rPr>
      <w:color w:val="0070C0"/>
    </w:rPr>
  </w:style>
  <w:style w:type="paragraph" w:customStyle="1" w:styleId="ExampleNumberList1">
    <w:name w:val="ExampleNumberList1"/>
    <w:basedOn w:val="NumberList1"/>
    <w:uiPriority w:val="14"/>
    <w:qFormat/>
    <w:rsid w:val="003F142C"/>
  </w:style>
  <w:style w:type="paragraph" w:customStyle="1" w:styleId="ExampleNumber1Para">
    <w:name w:val="ExampleNumber1Para"/>
    <w:basedOn w:val="Number1Para"/>
    <w:uiPriority w:val="14"/>
    <w:qFormat/>
    <w:rsid w:val="003F142C"/>
  </w:style>
  <w:style w:type="paragraph" w:customStyle="1" w:styleId="ExampleUL-FL1">
    <w:name w:val="ExampleUL-FL1"/>
    <w:basedOn w:val="Normal"/>
    <w:uiPriority w:val="14"/>
    <w:qFormat/>
    <w:rsid w:val="003F142C"/>
    <w:pPr>
      <w:spacing w:before="180"/>
    </w:pPr>
  </w:style>
  <w:style w:type="paragraph" w:customStyle="1" w:styleId="ExampleHead2">
    <w:name w:val="ExampleHead2"/>
    <w:basedOn w:val="Head2"/>
    <w:uiPriority w:val="14"/>
    <w:qFormat/>
    <w:rsid w:val="003F142C"/>
  </w:style>
  <w:style w:type="paragraph" w:customStyle="1" w:styleId="ExampleBulletList1">
    <w:name w:val="ExampleBulletList1"/>
    <w:basedOn w:val="eXtractBulletList1"/>
    <w:uiPriority w:val="14"/>
    <w:qFormat/>
    <w:rsid w:val="003F142C"/>
    <w:rPr>
      <w:color w:val="000000" w:themeColor="text1"/>
    </w:rPr>
  </w:style>
  <w:style w:type="paragraph" w:customStyle="1" w:styleId="ExampleUc-AlphaList1">
    <w:name w:val="ExampleUc-AlphaList1"/>
    <w:basedOn w:val="Uc-AlphaList1"/>
    <w:uiPriority w:val="14"/>
    <w:qFormat/>
    <w:rsid w:val="003F142C"/>
  </w:style>
  <w:style w:type="paragraph" w:customStyle="1" w:styleId="ExampleUc-AlphaList2">
    <w:name w:val="ExampleUc-AlphaList2"/>
    <w:basedOn w:val="Uc-AlphaList2"/>
    <w:uiPriority w:val="14"/>
    <w:qFormat/>
    <w:rsid w:val="003F142C"/>
  </w:style>
  <w:style w:type="paragraph" w:customStyle="1" w:styleId="ExampleBulletList2">
    <w:name w:val="ExampleBulletList2"/>
    <w:basedOn w:val="BulletList2"/>
    <w:uiPriority w:val="14"/>
    <w:qFormat/>
    <w:rsid w:val="003F142C"/>
  </w:style>
  <w:style w:type="paragraph" w:customStyle="1" w:styleId="ExampleLc-AlphaList1">
    <w:name w:val="ExampleLc-AlphaList1"/>
    <w:basedOn w:val="Lc-AlphaList1"/>
    <w:uiPriority w:val="14"/>
    <w:qFormat/>
    <w:rsid w:val="003F142C"/>
  </w:style>
  <w:style w:type="paragraph" w:customStyle="1" w:styleId="ExampleUc-Alpha1Para">
    <w:name w:val="ExampleUc-Alpha1Para"/>
    <w:basedOn w:val="Uc-Alpha1Para"/>
    <w:uiPriority w:val="14"/>
    <w:qFormat/>
    <w:rsid w:val="003F142C"/>
  </w:style>
  <w:style w:type="paragraph" w:customStyle="1" w:styleId="ExampleUc-Alpha2Para">
    <w:name w:val="ExampleUc-Alpha2Para"/>
    <w:basedOn w:val="Uc-Alpha2Para"/>
    <w:uiPriority w:val="14"/>
    <w:qFormat/>
    <w:rsid w:val="003F142C"/>
  </w:style>
  <w:style w:type="paragraph" w:customStyle="1" w:styleId="ExampleNumberListHeading">
    <w:name w:val="ExampleNumberListHeading"/>
    <w:basedOn w:val="NumberListHeading"/>
    <w:uiPriority w:val="14"/>
    <w:qFormat/>
    <w:rsid w:val="003F142C"/>
  </w:style>
  <w:style w:type="paragraph" w:customStyle="1" w:styleId="ExampleNumberList2">
    <w:name w:val="ExampleNumberList2"/>
    <w:basedOn w:val="NumberList2"/>
    <w:uiPriority w:val="14"/>
    <w:qFormat/>
    <w:rsid w:val="003F142C"/>
  </w:style>
  <w:style w:type="paragraph" w:customStyle="1" w:styleId="ExampleULListHeading">
    <w:name w:val="ExampleULListHeading"/>
    <w:basedOn w:val="ULListHeading"/>
    <w:uiPriority w:val="14"/>
    <w:qFormat/>
    <w:rsid w:val="003F142C"/>
  </w:style>
  <w:style w:type="paragraph" w:customStyle="1" w:styleId="ExampleNumber2Para">
    <w:name w:val="ExampleNumber2Para"/>
    <w:basedOn w:val="Number2Para"/>
    <w:uiPriority w:val="14"/>
    <w:qFormat/>
    <w:rsid w:val="003F142C"/>
  </w:style>
  <w:style w:type="paragraph" w:customStyle="1" w:styleId="ExampleLc-Alpha1Para">
    <w:name w:val="ExampleLc-Alpha1Para"/>
    <w:basedOn w:val="Lc-Alpha1Para"/>
    <w:uiPriority w:val="14"/>
    <w:qFormat/>
    <w:rsid w:val="003F142C"/>
  </w:style>
  <w:style w:type="paragraph" w:customStyle="1" w:styleId="ExampleLc-Alpha2Para">
    <w:name w:val="ExampleLc-Alpha2Para"/>
    <w:basedOn w:val="Lc-Alpha2Para"/>
    <w:uiPriority w:val="14"/>
    <w:qFormat/>
    <w:rsid w:val="003F142C"/>
  </w:style>
  <w:style w:type="paragraph" w:customStyle="1" w:styleId="ExampleLc-AlphaList2">
    <w:name w:val="ExampleLc-AlphaList2"/>
    <w:basedOn w:val="Lc-AlphaList2"/>
    <w:uiPriority w:val="14"/>
    <w:qFormat/>
    <w:rsid w:val="003F142C"/>
  </w:style>
  <w:style w:type="paragraph" w:customStyle="1" w:styleId="ExampleUL-FL1Para">
    <w:name w:val="ExampleUL-FL1Para"/>
    <w:basedOn w:val="ExampleUL-FL1"/>
    <w:uiPriority w:val="14"/>
    <w:qFormat/>
    <w:rsid w:val="003F142C"/>
  </w:style>
  <w:style w:type="paragraph" w:customStyle="1" w:styleId="ExampleLc-RomanList1">
    <w:name w:val="ExampleLc-RomanList1"/>
    <w:basedOn w:val="Lc-RomanList1"/>
    <w:uiPriority w:val="14"/>
    <w:qFormat/>
    <w:rsid w:val="003F142C"/>
  </w:style>
  <w:style w:type="paragraph" w:customStyle="1" w:styleId="ExampleLc-RomanList2">
    <w:name w:val="ExampleLc-RomanList2"/>
    <w:basedOn w:val="Lc-RomanList2"/>
    <w:uiPriority w:val="14"/>
    <w:qFormat/>
    <w:rsid w:val="003F142C"/>
  </w:style>
  <w:style w:type="paragraph" w:customStyle="1" w:styleId="ExampleLc-Roman1Para">
    <w:name w:val="ExampleLc-Roman1Para"/>
    <w:basedOn w:val="Lc-Roman1Para"/>
    <w:uiPriority w:val="14"/>
    <w:qFormat/>
    <w:rsid w:val="003F142C"/>
  </w:style>
  <w:style w:type="paragraph" w:customStyle="1" w:styleId="ExampleUL-FL2">
    <w:name w:val="ExampleUL-FL2"/>
    <w:basedOn w:val="UL-FL2"/>
    <w:uiPriority w:val="14"/>
    <w:qFormat/>
    <w:rsid w:val="003F142C"/>
    <w:rPr>
      <w:color w:val="auto"/>
    </w:rPr>
  </w:style>
  <w:style w:type="paragraph" w:customStyle="1" w:styleId="EN-PoetryLineNewPara">
    <w:name w:val="EN-PoetryLineNewPara"/>
    <w:basedOn w:val="PoetryLineNewPara"/>
    <w:uiPriority w:val="31"/>
    <w:qFormat/>
    <w:rsid w:val="009C676B"/>
  </w:style>
  <w:style w:type="paragraph" w:customStyle="1" w:styleId="EN-PoetryLine">
    <w:name w:val="EN-PoetryLine"/>
    <w:basedOn w:val="PoetryLine"/>
    <w:uiPriority w:val="31"/>
    <w:qFormat/>
    <w:rsid w:val="009C676B"/>
  </w:style>
  <w:style w:type="paragraph" w:customStyle="1" w:styleId="EN-PoemSource">
    <w:name w:val="EN-PoemSource"/>
    <w:basedOn w:val="PoemSource"/>
    <w:uiPriority w:val="31"/>
    <w:qFormat/>
    <w:rsid w:val="009C676B"/>
  </w:style>
  <w:style w:type="paragraph" w:customStyle="1" w:styleId="AppendixAuthor">
    <w:name w:val="AppendixAuthor"/>
    <w:basedOn w:val="Para"/>
    <w:uiPriority w:val="1"/>
    <w:qFormat/>
    <w:rsid w:val="003F142C"/>
  </w:style>
  <w:style w:type="paragraph" w:customStyle="1" w:styleId="Box1-NL1">
    <w:name w:val="Box1-NL1"/>
    <w:basedOn w:val="NumberList1"/>
    <w:uiPriority w:val="1"/>
    <w:qFormat/>
    <w:rsid w:val="003F142C"/>
  </w:style>
  <w:style w:type="paragraph" w:customStyle="1" w:styleId="Box1Aff">
    <w:name w:val="Box1Aff"/>
    <w:basedOn w:val="Box1Author"/>
    <w:uiPriority w:val="1"/>
    <w:qFormat/>
    <w:rsid w:val="003F142C"/>
  </w:style>
  <w:style w:type="paragraph" w:customStyle="1" w:styleId="CaseStudyLtr-From">
    <w:name w:val="CaseStudyLtr-From"/>
    <w:basedOn w:val="Normal"/>
    <w:uiPriority w:val="1"/>
    <w:qFormat/>
    <w:rsid w:val="003F142C"/>
    <w:rPr>
      <w:rFonts w:eastAsia="Courier New"/>
    </w:rPr>
  </w:style>
  <w:style w:type="paragraph" w:customStyle="1" w:styleId="CaseStudyLtr-Sub">
    <w:name w:val="CaseStudyLtr-Sub"/>
    <w:basedOn w:val="Normal"/>
    <w:uiPriority w:val="1"/>
    <w:qFormat/>
    <w:rsid w:val="003F142C"/>
    <w:rPr>
      <w:rFonts w:eastAsia="Courier New"/>
    </w:rPr>
  </w:style>
  <w:style w:type="paragraph" w:customStyle="1" w:styleId="CaseStudyLtr-Date">
    <w:name w:val="CaseStudyLtr-Date"/>
    <w:basedOn w:val="Normal"/>
    <w:uiPriority w:val="1"/>
    <w:qFormat/>
    <w:rsid w:val="003F142C"/>
    <w:rPr>
      <w:rFonts w:eastAsia="Courier New"/>
    </w:rPr>
  </w:style>
  <w:style w:type="paragraph" w:customStyle="1" w:styleId="CaseStudyLtr-Salutation">
    <w:name w:val="CaseStudyLtr-Salutation"/>
    <w:basedOn w:val="Normal"/>
    <w:uiPriority w:val="1"/>
    <w:qFormat/>
    <w:rsid w:val="003F142C"/>
    <w:rPr>
      <w:rFonts w:eastAsia="Courier New"/>
    </w:rPr>
  </w:style>
  <w:style w:type="paragraph" w:customStyle="1" w:styleId="CaseStudyLtr-Para">
    <w:name w:val="CaseStudyLtr-Para"/>
    <w:basedOn w:val="Normal"/>
    <w:uiPriority w:val="1"/>
    <w:qFormat/>
    <w:rsid w:val="003F142C"/>
    <w:rPr>
      <w:rFonts w:eastAsia="Courier New"/>
    </w:rPr>
  </w:style>
  <w:style w:type="paragraph" w:customStyle="1" w:styleId="CaseStudyLtr-Signature">
    <w:name w:val="CaseStudyLtr-Signature"/>
    <w:basedOn w:val="Normal"/>
    <w:uiPriority w:val="1"/>
    <w:qFormat/>
    <w:rsid w:val="003F142C"/>
    <w:rPr>
      <w:rFonts w:eastAsia="Courier New"/>
    </w:rPr>
  </w:style>
  <w:style w:type="paragraph" w:customStyle="1" w:styleId="CaseStudy-NL1">
    <w:name w:val="CaseStudy-NL1"/>
    <w:basedOn w:val="NumberList1"/>
    <w:uiPriority w:val="1"/>
    <w:qFormat/>
    <w:rsid w:val="003F142C"/>
  </w:style>
  <w:style w:type="paragraph" w:customStyle="1" w:styleId="CaseStudy-NL1-eXtract">
    <w:name w:val="CaseStudy-NL1-eXtract"/>
    <w:basedOn w:val="CaseStudy-eXtract"/>
    <w:uiPriority w:val="1"/>
    <w:qFormat/>
    <w:rsid w:val="003F142C"/>
  </w:style>
  <w:style w:type="paragraph" w:customStyle="1" w:styleId="CaseStudy-NL1-eXtractSource">
    <w:name w:val="CaseStudy-NL1-eXtractSource"/>
    <w:basedOn w:val="CaseStudy-eXtractSource"/>
    <w:uiPriority w:val="1"/>
    <w:qFormat/>
    <w:rsid w:val="003F142C"/>
    <w:pPr>
      <w:ind w:left="0"/>
    </w:pPr>
  </w:style>
  <w:style w:type="paragraph" w:customStyle="1" w:styleId="CaseStudy-NL1Para">
    <w:name w:val="CaseStudy-NL1Para"/>
    <w:basedOn w:val="Normal"/>
    <w:uiPriority w:val="1"/>
    <w:qFormat/>
    <w:rsid w:val="003F142C"/>
    <w:pPr>
      <w:ind w:left="432"/>
    </w:pPr>
  </w:style>
  <w:style w:type="paragraph" w:customStyle="1" w:styleId="NL1-PoetryLineNewPara">
    <w:name w:val="NL1-PoetryLineNewPara"/>
    <w:basedOn w:val="PoetryLineNewPara"/>
    <w:uiPriority w:val="1"/>
    <w:qFormat/>
    <w:rsid w:val="009C676B"/>
  </w:style>
  <w:style w:type="paragraph" w:customStyle="1" w:styleId="NL1-PoetryLine">
    <w:name w:val="NL1-PoetryLine"/>
    <w:basedOn w:val="PoetryLine"/>
    <w:uiPriority w:val="1"/>
    <w:qFormat/>
    <w:rsid w:val="009C676B"/>
  </w:style>
  <w:style w:type="paragraph" w:customStyle="1" w:styleId="Ltr-From">
    <w:name w:val="Ltr-From"/>
    <w:basedOn w:val="Normal"/>
    <w:uiPriority w:val="1"/>
    <w:qFormat/>
    <w:rsid w:val="003F142C"/>
    <w:rPr>
      <w:rFonts w:eastAsia="Courier New"/>
      <w:lang w:val="en-GB"/>
    </w:rPr>
  </w:style>
  <w:style w:type="paragraph" w:customStyle="1" w:styleId="Ltr-Sub">
    <w:name w:val="Ltr-Sub"/>
    <w:basedOn w:val="Normal"/>
    <w:uiPriority w:val="89"/>
    <w:qFormat/>
    <w:rsid w:val="003F142C"/>
    <w:rPr>
      <w:rFonts w:eastAsia="Courier New"/>
      <w:lang w:val="en-GB"/>
    </w:rPr>
  </w:style>
  <w:style w:type="paragraph" w:customStyle="1" w:styleId="Ltr-Date">
    <w:name w:val="Ltr-Date"/>
    <w:basedOn w:val="Normal"/>
    <w:uiPriority w:val="89"/>
    <w:qFormat/>
    <w:rsid w:val="003F142C"/>
    <w:rPr>
      <w:rFonts w:eastAsia="Courier New"/>
      <w:lang w:val="en-GB"/>
    </w:rPr>
  </w:style>
  <w:style w:type="paragraph" w:customStyle="1" w:styleId="Ltr-Salutation">
    <w:name w:val="Ltr-Salutation"/>
    <w:basedOn w:val="Normal"/>
    <w:uiPriority w:val="89"/>
    <w:qFormat/>
    <w:rsid w:val="003F142C"/>
    <w:rPr>
      <w:rFonts w:eastAsia="Courier New"/>
      <w:lang w:val="en-GB"/>
    </w:rPr>
  </w:style>
  <w:style w:type="paragraph" w:customStyle="1" w:styleId="Ltr-Para">
    <w:name w:val="Ltr-Para"/>
    <w:basedOn w:val="Normal"/>
    <w:uiPriority w:val="89"/>
    <w:qFormat/>
    <w:rsid w:val="003F142C"/>
    <w:rPr>
      <w:rFonts w:eastAsia="Courier New"/>
      <w:lang w:val="en-GB"/>
    </w:rPr>
  </w:style>
  <w:style w:type="paragraph" w:customStyle="1" w:styleId="Ltr-Signature">
    <w:name w:val="Ltr-Signature"/>
    <w:basedOn w:val="Normal"/>
    <w:uiPriority w:val="89"/>
    <w:qFormat/>
    <w:rsid w:val="003F142C"/>
    <w:rPr>
      <w:rFonts w:eastAsia="Courier New"/>
      <w:lang w:val="en-GB"/>
    </w:rPr>
  </w:style>
  <w:style w:type="paragraph" w:customStyle="1" w:styleId="Number3Para">
    <w:name w:val="Number3Para"/>
    <w:basedOn w:val="Normal"/>
    <w:uiPriority w:val="1"/>
    <w:qFormat/>
    <w:rsid w:val="003F142C"/>
    <w:pPr>
      <w:ind w:left="1008"/>
    </w:pPr>
  </w:style>
  <w:style w:type="paragraph" w:customStyle="1" w:styleId="BL-eXtractTxt">
    <w:name w:val="BL-eXtractTxt"/>
    <w:basedOn w:val="eXtractTxt"/>
    <w:uiPriority w:val="1"/>
    <w:qFormat/>
    <w:rsid w:val="003F142C"/>
    <w:pPr>
      <w:spacing w:before="240" w:after="240"/>
      <w:ind w:left="289" w:right="862"/>
      <w:jc w:val="both"/>
    </w:pPr>
    <w:rPr>
      <w:color w:val="999999"/>
    </w:rPr>
  </w:style>
  <w:style w:type="paragraph" w:customStyle="1" w:styleId="BL-eXtractSource">
    <w:name w:val="BL-eXtractSource"/>
    <w:basedOn w:val="eXtractSource"/>
    <w:uiPriority w:val="1"/>
    <w:qFormat/>
    <w:rsid w:val="003F142C"/>
  </w:style>
  <w:style w:type="paragraph" w:customStyle="1" w:styleId="eXtractUL-FL1">
    <w:name w:val="eXtractUL-FL1"/>
    <w:basedOn w:val="UL-FL1"/>
    <w:uiPriority w:val="16"/>
    <w:qFormat/>
    <w:rsid w:val="003F142C"/>
    <w:rPr>
      <w:color w:val="7D537D"/>
    </w:rPr>
  </w:style>
  <w:style w:type="paragraph" w:customStyle="1" w:styleId="TableLc-RomanList1">
    <w:name w:val="TableLc-RomanList1"/>
    <w:basedOn w:val="TableBody"/>
    <w:uiPriority w:val="79"/>
    <w:qFormat/>
    <w:rsid w:val="009C676B"/>
    <w:pPr>
      <w:numPr>
        <w:numId w:val="58"/>
      </w:numPr>
    </w:pPr>
  </w:style>
  <w:style w:type="paragraph" w:customStyle="1" w:styleId="UL-FL2Para">
    <w:name w:val="UL-FL2Para"/>
    <w:basedOn w:val="UL-FL2"/>
    <w:uiPriority w:val="14"/>
    <w:qFormat/>
    <w:rsid w:val="003F142C"/>
  </w:style>
  <w:style w:type="paragraph" w:customStyle="1" w:styleId="Reference-AlphabeticalJrnl">
    <w:name w:val="Reference-Alphabetical_Jrnl"/>
    <w:basedOn w:val="Reference-Alphabetical"/>
    <w:uiPriority w:val="1"/>
    <w:qFormat/>
    <w:rsid w:val="003F142C"/>
  </w:style>
  <w:style w:type="paragraph" w:customStyle="1" w:styleId="Reference-AlphabeticalBook">
    <w:name w:val="Reference-Alphabetical_Book"/>
    <w:basedOn w:val="Reference-Alphabetical"/>
    <w:uiPriority w:val="1"/>
    <w:qFormat/>
    <w:rsid w:val="003F142C"/>
  </w:style>
  <w:style w:type="paragraph" w:customStyle="1" w:styleId="Reference-AlphabeticalConf">
    <w:name w:val="Reference-Alphabetical_Conf"/>
    <w:basedOn w:val="Reference-Alphabetical"/>
    <w:uiPriority w:val="1"/>
    <w:qFormat/>
    <w:rsid w:val="003F142C"/>
  </w:style>
  <w:style w:type="paragraph" w:customStyle="1" w:styleId="Reference-AlphabeticalOthers">
    <w:name w:val="Reference-Alphabetical_Others"/>
    <w:basedOn w:val="Reference-Alphabetical"/>
    <w:uiPriority w:val="1"/>
    <w:qFormat/>
    <w:rsid w:val="003F142C"/>
  </w:style>
  <w:style w:type="paragraph" w:customStyle="1" w:styleId="Reference-AlphabeticalWeb">
    <w:name w:val="Reference-Alphabetical_Web"/>
    <w:basedOn w:val="Reference-Alphabetical"/>
    <w:uiPriority w:val="1"/>
    <w:qFormat/>
    <w:rsid w:val="003F142C"/>
  </w:style>
  <w:style w:type="paragraph" w:customStyle="1" w:styleId="Reference-AlphabeticalNP">
    <w:name w:val="Reference-Alphabetical_NP"/>
    <w:basedOn w:val="Reference-AlphabeticalWeb"/>
    <w:uiPriority w:val="1"/>
    <w:qFormat/>
    <w:rsid w:val="003F142C"/>
  </w:style>
  <w:style w:type="paragraph" w:customStyle="1" w:styleId="Reference-NumberedJrnl">
    <w:name w:val="Reference-Numbered_Jrnl"/>
    <w:basedOn w:val="Reference-Numbered"/>
    <w:uiPriority w:val="1"/>
    <w:qFormat/>
    <w:rsid w:val="003F142C"/>
  </w:style>
  <w:style w:type="paragraph" w:customStyle="1" w:styleId="Reference-NumberedBook">
    <w:name w:val="Reference-Numbered_Book"/>
    <w:basedOn w:val="Reference-Numbered"/>
    <w:uiPriority w:val="1"/>
    <w:qFormat/>
    <w:rsid w:val="003F142C"/>
    <w:pPr>
      <w:shd w:val="clear" w:color="auto" w:fill="D9D9D9"/>
      <w:spacing w:before="180" w:after="180"/>
    </w:pPr>
  </w:style>
  <w:style w:type="paragraph" w:customStyle="1" w:styleId="Reference-NumberedConf">
    <w:name w:val="Reference-Numbered_Conf"/>
    <w:basedOn w:val="Reference-Numbered"/>
    <w:uiPriority w:val="1"/>
    <w:qFormat/>
    <w:rsid w:val="003F142C"/>
  </w:style>
  <w:style w:type="paragraph" w:customStyle="1" w:styleId="Reference-NumberedOthers">
    <w:name w:val="Reference-Numbered_Others"/>
    <w:basedOn w:val="Reference-Numbered"/>
    <w:uiPriority w:val="1"/>
    <w:qFormat/>
    <w:rsid w:val="003F142C"/>
  </w:style>
  <w:style w:type="paragraph" w:customStyle="1" w:styleId="Reference-NumberedWeb">
    <w:name w:val="Reference-Numbered_Web"/>
    <w:basedOn w:val="Reference-Numbered"/>
    <w:uiPriority w:val="1"/>
    <w:qFormat/>
    <w:rsid w:val="003F142C"/>
  </w:style>
  <w:style w:type="paragraph" w:customStyle="1" w:styleId="Reference-NumberedNP">
    <w:name w:val="Reference-Numbered_NP"/>
    <w:basedOn w:val="Reference-Numbered"/>
    <w:uiPriority w:val="1"/>
    <w:qFormat/>
    <w:rsid w:val="003F142C"/>
  </w:style>
  <w:style w:type="paragraph" w:customStyle="1" w:styleId="BibReference-AlphabeticalJrnl">
    <w:name w:val="BibReference-Alphabetical_Jrnl"/>
    <w:basedOn w:val="BibReference-Alphabetical"/>
    <w:uiPriority w:val="1"/>
    <w:qFormat/>
    <w:rsid w:val="003F142C"/>
  </w:style>
  <w:style w:type="paragraph" w:customStyle="1" w:styleId="BibReference-AlphabeticalBook">
    <w:name w:val="BibReference-Alphabetical_Book"/>
    <w:basedOn w:val="BibReference-Alphabetical"/>
    <w:uiPriority w:val="1"/>
    <w:qFormat/>
    <w:rsid w:val="003F142C"/>
  </w:style>
  <w:style w:type="paragraph" w:customStyle="1" w:styleId="BibReference-AlphabeticalConf">
    <w:name w:val="BibReference-Alphabetical_Conf"/>
    <w:basedOn w:val="BibReference-Alphabetical"/>
    <w:uiPriority w:val="1"/>
    <w:qFormat/>
    <w:rsid w:val="003F142C"/>
  </w:style>
  <w:style w:type="paragraph" w:customStyle="1" w:styleId="BibReference-AlphabeticalOthers">
    <w:name w:val="BibReference-Alphabetical_Others"/>
    <w:basedOn w:val="BibReference-Alphabetical"/>
    <w:uiPriority w:val="1"/>
    <w:qFormat/>
    <w:rsid w:val="003F142C"/>
  </w:style>
  <w:style w:type="paragraph" w:customStyle="1" w:styleId="BibReference-AlphabeticalWeb">
    <w:name w:val="BibReference-Alphabetical_Web"/>
    <w:basedOn w:val="BibReference-Alphabetical"/>
    <w:uiPriority w:val="1"/>
    <w:qFormat/>
    <w:rsid w:val="003F142C"/>
  </w:style>
  <w:style w:type="paragraph" w:customStyle="1" w:styleId="BibReference-AlphabeticalNP">
    <w:name w:val="BibReference-Alphabetical_NP"/>
    <w:basedOn w:val="BibReference-Alphabetical"/>
    <w:uiPriority w:val="1"/>
    <w:qFormat/>
    <w:rsid w:val="003F142C"/>
  </w:style>
  <w:style w:type="paragraph" w:customStyle="1" w:styleId="BibReference-NumberedBook">
    <w:name w:val="BibReference-Numbered_Book"/>
    <w:basedOn w:val="Reference-NumberedBook"/>
    <w:uiPriority w:val="1"/>
    <w:qFormat/>
    <w:rsid w:val="003F142C"/>
  </w:style>
  <w:style w:type="paragraph" w:customStyle="1" w:styleId="BibReference-NumberedConf">
    <w:name w:val="BibReference-Numbered_Conf"/>
    <w:basedOn w:val="Reference-NumberedConf"/>
    <w:uiPriority w:val="1"/>
    <w:qFormat/>
    <w:rsid w:val="003F142C"/>
  </w:style>
  <w:style w:type="paragraph" w:customStyle="1" w:styleId="BibReference-NumberedOthers">
    <w:name w:val="BibReference-Numbered_Others"/>
    <w:basedOn w:val="Reference-NumberedOthers"/>
    <w:uiPriority w:val="1"/>
    <w:qFormat/>
    <w:rsid w:val="003F142C"/>
  </w:style>
  <w:style w:type="paragraph" w:customStyle="1" w:styleId="BibReference-NumberedWeb">
    <w:name w:val="BibReference-Numbered_Web"/>
    <w:basedOn w:val="Reference-NumberedWeb"/>
    <w:uiPriority w:val="1"/>
    <w:qFormat/>
    <w:rsid w:val="003F142C"/>
  </w:style>
  <w:style w:type="paragraph" w:customStyle="1" w:styleId="BibReference-NumberedNP">
    <w:name w:val="BibReference-Numbered_NP"/>
    <w:basedOn w:val="Reference-NumberedNP"/>
    <w:uiPriority w:val="1"/>
    <w:qFormat/>
    <w:rsid w:val="003F142C"/>
  </w:style>
  <w:style w:type="paragraph" w:customStyle="1" w:styleId="BibReference-Numbered">
    <w:name w:val="BibReference-Numbered"/>
    <w:basedOn w:val="BibReference-NumberedJrnl"/>
    <w:uiPriority w:val="1"/>
    <w:qFormat/>
    <w:rsid w:val="003F142C"/>
  </w:style>
  <w:style w:type="paragraph" w:customStyle="1" w:styleId="BibReference-NumberedJrnl">
    <w:name w:val="BibReference-Numbered_Jrnl"/>
    <w:basedOn w:val="Reference-Numbered"/>
    <w:uiPriority w:val="1"/>
    <w:qFormat/>
    <w:rsid w:val="003F142C"/>
  </w:style>
  <w:style w:type="paragraph" w:customStyle="1" w:styleId="CaseStudy-PlayChar">
    <w:name w:val="CaseStudy-PlayChar"/>
    <w:basedOn w:val="CaseStudyPara"/>
    <w:uiPriority w:val="20"/>
    <w:qFormat/>
    <w:rsid w:val="003F142C"/>
  </w:style>
  <w:style w:type="paragraph" w:customStyle="1" w:styleId="CaseStudyLc-AlphaList1">
    <w:name w:val="CaseStudyLc-AlphaList1"/>
    <w:basedOn w:val="Lc-AlphaList1"/>
    <w:uiPriority w:val="20"/>
    <w:qFormat/>
    <w:rsid w:val="003F142C"/>
    <w:pPr>
      <w:numPr>
        <w:numId w:val="0"/>
      </w:numPr>
    </w:pPr>
  </w:style>
  <w:style w:type="paragraph" w:customStyle="1" w:styleId="CaseStudyLc-AlphaList2">
    <w:name w:val="CaseStudyLc-AlphaList2"/>
    <w:basedOn w:val="Lc-AlphaList2"/>
    <w:uiPriority w:val="20"/>
    <w:qFormat/>
    <w:rsid w:val="003F142C"/>
  </w:style>
  <w:style w:type="paragraph" w:customStyle="1" w:styleId="SidebarTxt">
    <w:name w:val="Sidebar_Txt"/>
    <w:basedOn w:val="PullQuote"/>
    <w:uiPriority w:val="1"/>
    <w:qFormat/>
    <w:rsid w:val="003F142C"/>
  </w:style>
  <w:style w:type="paragraph" w:customStyle="1" w:styleId="SidebarTitle">
    <w:name w:val="Sidebar_Title"/>
    <w:basedOn w:val="SidebarTxt"/>
    <w:uiPriority w:val="1"/>
    <w:qFormat/>
    <w:rsid w:val="003F142C"/>
    <w:rPr>
      <w:color w:val="6600CC"/>
      <w:sz w:val="28"/>
      <w:szCs w:val="28"/>
    </w:rPr>
  </w:style>
  <w:style w:type="paragraph" w:customStyle="1" w:styleId="SidebarHead1">
    <w:name w:val="Sidebar_Head1"/>
    <w:basedOn w:val="SidebarTxt"/>
    <w:uiPriority w:val="1"/>
    <w:qFormat/>
    <w:rsid w:val="003F142C"/>
    <w:rPr>
      <w:color w:val="000099"/>
      <w:sz w:val="27"/>
    </w:rPr>
  </w:style>
  <w:style w:type="paragraph" w:customStyle="1" w:styleId="SidebarHead2">
    <w:name w:val="Sidebar_Head2"/>
    <w:basedOn w:val="SidebarTxt"/>
    <w:uiPriority w:val="1"/>
    <w:qFormat/>
    <w:rsid w:val="003F142C"/>
    <w:rPr>
      <w:color w:val="CC3300"/>
    </w:rPr>
  </w:style>
  <w:style w:type="paragraph" w:customStyle="1" w:styleId="SidebarUL-FL1">
    <w:name w:val="Sidebar_UL-FL1"/>
    <w:basedOn w:val="SidebarTxt"/>
    <w:uiPriority w:val="1"/>
    <w:qFormat/>
    <w:rsid w:val="003F142C"/>
  </w:style>
  <w:style w:type="paragraph" w:customStyle="1" w:styleId="SidebarBL1">
    <w:name w:val="Sidebar_BL1"/>
    <w:basedOn w:val="BulletList1"/>
    <w:uiPriority w:val="1"/>
    <w:qFormat/>
    <w:rsid w:val="003F142C"/>
    <w:rPr>
      <w:color w:val="CC0099"/>
    </w:rPr>
  </w:style>
  <w:style w:type="paragraph" w:customStyle="1" w:styleId="SidebarNL1">
    <w:name w:val="Sidebar_NL1"/>
    <w:basedOn w:val="NumberList1"/>
    <w:uiPriority w:val="1"/>
    <w:qFormat/>
    <w:rsid w:val="003F142C"/>
    <w:rPr>
      <w:color w:val="CC0099"/>
    </w:rPr>
  </w:style>
  <w:style w:type="paragraph" w:customStyle="1" w:styleId="SidebarSource">
    <w:name w:val="Sidebar_Source"/>
    <w:basedOn w:val="Normal"/>
    <w:uiPriority w:val="1"/>
    <w:qFormat/>
    <w:rsid w:val="009C676B"/>
    <w:rPr>
      <w:sz w:val="18"/>
    </w:rPr>
  </w:style>
  <w:style w:type="paragraph" w:customStyle="1" w:styleId="ExampleextractTxt">
    <w:name w:val="Example_extractTxt"/>
    <w:basedOn w:val="ExamplePara"/>
    <w:uiPriority w:val="1"/>
    <w:qFormat/>
    <w:rsid w:val="009C676B"/>
    <w:rPr>
      <w:color w:val="767171" w:themeColor="background2" w:themeShade="80"/>
    </w:rPr>
  </w:style>
  <w:style w:type="paragraph" w:customStyle="1" w:styleId="AfterwordAuthor">
    <w:name w:val="AfterwordAuthor"/>
    <w:basedOn w:val="Para"/>
    <w:uiPriority w:val="1"/>
    <w:qFormat/>
    <w:rsid w:val="003F142C"/>
  </w:style>
  <w:style w:type="paragraph" w:customStyle="1" w:styleId="eXtractPoem">
    <w:name w:val="eXtractPoem"/>
    <w:basedOn w:val="Normal"/>
    <w:uiPriority w:val="1"/>
    <w:qFormat/>
    <w:rsid w:val="009C676B"/>
    <w:pPr>
      <w:ind w:left="720" w:firstLine="720"/>
      <w:jc w:val="both"/>
    </w:pPr>
    <w:rPr>
      <w:color w:val="F4B083" w:themeColor="accent2" w:themeTint="99"/>
    </w:rPr>
  </w:style>
  <w:style w:type="paragraph" w:customStyle="1" w:styleId="Lc-AlphaList1eXtract">
    <w:name w:val="Lc-AlphaList1_eXtract"/>
    <w:basedOn w:val="Lc-Alpha1Para"/>
    <w:uiPriority w:val="1"/>
    <w:qFormat/>
    <w:rsid w:val="003F142C"/>
    <w:rPr>
      <w:color w:val="D9D9D9" w:themeColor="background1" w:themeShade="D9"/>
    </w:rPr>
  </w:style>
  <w:style w:type="paragraph" w:customStyle="1" w:styleId="Lc-AlphaListeXtractSource">
    <w:name w:val="Lc-AlphaList_eXtract_Source"/>
    <w:basedOn w:val="Lc-AlphaList1eXtract"/>
    <w:uiPriority w:val="1"/>
    <w:qFormat/>
    <w:rsid w:val="009C676B"/>
    <w:pPr>
      <w:jc w:val="right"/>
    </w:pPr>
  </w:style>
  <w:style w:type="paragraph" w:customStyle="1" w:styleId="Box1Dialog-StageAction">
    <w:name w:val="Box1_Dialog-StageAction"/>
    <w:basedOn w:val="Normal"/>
    <w:uiPriority w:val="1"/>
    <w:qFormat/>
    <w:rsid w:val="003F142C"/>
  </w:style>
  <w:style w:type="paragraph" w:customStyle="1" w:styleId="Box1Dialog1">
    <w:name w:val="Box1_Dialog1"/>
    <w:basedOn w:val="Normal"/>
    <w:uiPriority w:val="1"/>
    <w:qFormat/>
    <w:rsid w:val="003F142C"/>
    <w:rPr>
      <w:color w:val="990099"/>
    </w:rPr>
  </w:style>
  <w:style w:type="paragraph" w:customStyle="1" w:styleId="Box1TableCaption">
    <w:name w:val="Box1_TableCaption"/>
    <w:basedOn w:val="TableCaption"/>
    <w:link w:val="Box1TableCaptionChar"/>
    <w:uiPriority w:val="1"/>
    <w:qFormat/>
    <w:rsid w:val="003F142C"/>
  </w:style>
  <w:style w:type="paragraph" w:customStyle="1" w:styleId="Box1TableNumber">
    <w:name w:val="Box1_TableNumber"/>
    <w:basedOn w:val="Box1TableCaption"/>
    <w:link w:val="Box1TableNumberChar"/>
    <w:uiPriority w:val="1"/>
    <w:qFormat/>
    <w:rsid w:val="003F142C"/>
    <w:rPr>
      <w:b/>
      <w:caps/>
      <w:color w:val="D60093"/>
    </w:rPr>
  </w:style>
  <w:style w:type="paragraph" w:customStyle="1" w:styleId="Box1TableColumnHead1">
    <w:name w:val="Box1_TableColumnHead1"/>
    <w:basedOn w:val="TableColumnHead1"/>
    <w:uiPriority w:val="1"/>
    <w:qFormat/>
    <w:rsid w:val="003F142C"/>
  </w:style>
  <w:style w:type="character" w:customStyle="1" w:styleId="TableCaptionChar">
    <w:name w:val="TableCaption Char"/>
    <w:link w:val="TableCaption"/>
    <w:uiPriority w:val="80"/>
    <w:rsid w:val="003F142C"/>
    <w:rPr>
      <w:rFonts w:ascii="Times New Roman" w:eastAsia="Times New Roman" w:hAnsi="Times New Roman" w:cs="Times New Roman"/>
      <w:color w:val="000099"/>
      <w:lang w:val="en-US"/>
    </w:rPr>
  </w:style>
  <w:style w:type="character" w:customStyle="1" w:styleId="Box1TableCaptionChar">
    <w:name w:val="Box1_TableCaption Char"/>
    <w:link w:val="Box1TableCaption"/>
    <w:uiPriority w:val="1"/>
    <w:rsid w:val="003F142C"/>
    <w:rPr>
      <w:rFonts w:ascii="Times New Roman" w:eastAsia="Times New Roman" w:hAnsi="Times New Roman" w:cs="Times New Roman"/>
      <w:color w:val="000099"/>
      <w:lang w:val="en-US"/>
    </w:rPr>
  </w:style>
  <w:style w:type="character" w:customStyle="1" w:styleId="Box1TableNumberChar">
    <w:name w:val="Box1_TableNumber Char"/>
    <w:link w:val="Box1TableNumber"/>
    <w:uiPriority w:val="1"/>
    <w:rsid w:val="003F142C"/>
    <w:rPr>
      <w:rFonts w:ascii="Times New Roman" w:eastAsia="Times New Roman" w:hAnsi="Times New Roman" w:cs="Times New Roman"/>
      <w:b/>
      <w:caps/>
      <w:color w:val="D60093"/>
      <w:lang w:val="en-US"/>
    </w:rPr>
  </w:style>
  <w:style w:type="paragraph" w:customStyle="1" w:styleId="Box1TableBody">
    <w:name w:val="Box1_TableBody"/>
    <w:basedOn w:val="TableBody"/>
    <w:uiPriority w:val="1"/>
    <w:qFormat/>
    <w:rsid w:val="003F142C"/>
  </w:style>
  <w:style w:type="paragraph" w:customStyle="1" w:styleId="Box1TableRowHead1">
    <w:name w:val="Box1_TableRowHead1"/>
    <w:basedOn w:val="Box1TableBody"/>
    <w:uiPriority w:val="1"/>
    <w:qFormat/>
    <w:rsid w:val="003F142C"/>
    <w:rPr>
      <w:color w:val="92D050"/>
    </w:rPr>
  </w:style>
  <w:style w:type="paragraph" w:customStyle="1" w:styleId="Box1TableFootnote">
    <w:name w:val="Box1_TableFootnote"/>
    <w:basedOn w:val="Normal"/>
    <w:uiPriority w:val="1"/>
    <w:qFormat/>
    <w:rsid w:val="003F142C"/>
  </w:style>
  <w:style w:type="paragraph" w:customStyle="1" w:styleId="Box1TableSource">
    <w:name w:val="Box1_TableSource"/>
    <w:basedOn w:val="Box1TableFootnote"/>
    <w:uiPriority w:val="1"/>
    <w:qFormat/>
    <w:rsid w:val="003F142C"/>
  </w:style>
  <w:style w:type="paragraph" w:customStyle="1" w:styleId="Box1-LCRomanList1">
    <w:name w:val="Box1-LCRomanList1"/>
    <w:basedOn w:val="Box1Para"/>
    <w:uiPriority w:val="1"/>
    <w:qFormat/>
    <w:rsid w:val="003F142C"/>
    <w:pPr>
      <w:numPr>
        <w:numId w:val="59"/>
      </w:numPr>
    </w:pPr>
  </w:style>
  <w:style w:type="paragraph" w:customStyle="1" w:styleId="Box1-LCAlphaList1">
    <w:name w:val="Box1-LCAlphaList1"/>
    <w:basedOn w:val="Lc-AlphaList1"/>
    <w:uiPriority w:val="1"/>
    <w:qFormat/>
    <w:rsid w:val="003F142C"/>
    <w:pPr>
      <w:numPr>
        <w:numId w:val="67"/>
      </w:numPr>
      <w:tabs>
        <w:tab w:val="num" w:pos="360"/>
      </w:tabs>
      <w:ind w:left="360"/>
    </w:pPr>
  </w:style>
  <w:style w:type="paragraph" w:customStyle="1" w:styleId="Box1-UL-FL1">
    <w:name w:val="Box1-UL-FL1"/>
    <w:basedOn w:val="UL-FL1"/>
    <w:uiPriority w:val="1"/>
    <w:qFormat/>
    <w:rsid w:val="003F142C"/>
  </w:style>
  <w:style w:type="paragraph" w:customStyle="1" w:styleId="TableNumberList2">
    <w:name w:val="TableNumberList2"/>
    <w:basedOn w:val="TableNumberList1"/>
    <w:uiPriority w:val="1"/>
    <w:qFormat/>
    <w:rsid w:val="003F142C"/>
    <w:pPr>
      <w:numPr>
        <w:numId w:val="198"/>
      </w:numPr>
      <w:tabs>
        <w:tab w:val="num" w:pos="360"/>
      </w:tabs>
      <w:ind w:left="360"/>
    </w:pPr>
  </w:style>
  <w:style w:type="paragraph" w:customStyle="1" w:styleId="SuggestReadRef-AlphabeticalJrnl">
    <w:name w:val="SuggestReadRef-Alphabetical_Jrnl"/>
    <w:basedOn w:val="SuggestReadRef-Alphabetical"/>
    <w:uiPriority w:val="1"/>
    <w:qFormat/>
    <w:rsid w:val="003F142C"/>
    <w:rPr>
      <w:lang w:val="en-GB"/>
    </w:rPr>
  </w:style>
  <w:style w:type="paragraph" w:customStyle="1" w:styleId="SuggestReadRef-AlphabeticalBook">
    <w:name w:val="SuggestReadRef-Alphabetical_Book"/>
    <w:basedOn w:val="SuggestReadRef-Alphabetical"/>
    <w:uiPriority w:val="1"/>
    <w:qFormat/>
    <w:rsid w:val="003F142C"/>
    <w:rPr>
      <w:lang w:val="en-GB"/>
    </w:rPr>
  </w:style>
  <w:style w:type="paragraph" w:customStyle="1" w:styleId="SuggestReadRef-AlphabeticalConf">
    <w:name w:val="SuggestReadRef-Alphabetical_Conf"/>
    <w:basedOn w:val="SuggestReadRef-Alphabetical"/>
    <w:uiPriority w:val="1"/>
    <w:qFormat/>
    <w:rsid w:val="003F142C"/>
    <w:rPr>
      <w:lang w:val="en-GB"/>
    </w:rPr>
  </w:style>
  <w:style w:type="paragraph" w:customStyle="1" w:styleId="SuggestReadRef-AlphabeticalOthers">
    <w:name w:val="SuggestReadRef-Alphabetical_Others"/>
    <w:basedOn w:val="SuggestReadRef-Alphabetical"/>
    <w:uiPriority w:val="1"/>
    <w:qFormat/>
    <w:rsid w:val="003F142C"/>
    <w:rPr>
      <w:lang w:val="en-GB"/>
    </w:rPr>
  </w:style>
  <w:style w:type="paragraph" w:customStyle="1" w:styleId="SuggestReadRef-AlphabeticalWeb">
    <w:name w:val="SuggestReadRef-Alphabetical_Web"/>
    <w:basedOn w:val="SuggestReadRef-Alphabetical"/>
    <w:uiPriority w:val="1"/>
    <w:qFormat/>
    <w:rsid w:val="003F142C"/>
    <w:rPr>
      <w:lang w:val="en-GB"/>
    </w:rPr>
  </w:style>
  <w:style w:type="paragraph" w:customStyle="1" w:styleId="SuggestReadRef-AlphabeticalNP">
    <w:name w:val="SuggestReadRef-Alphabetical_NP"/>
    <w:basedOn w:val="SuggestReadRef-Alphabetical"/>
    <w:uiPriority w:val="1"/>
    <w:qFormat/>
    <w:rsid w:val="003F142C"/>
    <w:rPr>
      <w:lang w:val="en-GB"/>
    </w:rPr>
  </w:style>
  <w:style w:type="paragraph" w:customStyle="1" w:styleId="Ltr-To">
    <w:name w:val="Ltr-To"/>
    <w:basedOn w:val="Normal"/>
    <w:uiPriority w:val="1"/>
    <w:qFormat/>
    <w:rsid w:val="003F142C"/>
    <w:rPr>
      <w:lang w:val="en-GB"/>
    </w:rPr>
  </w:style>
  <w:style w:type="paragraph" w:customStyle="1" w:styleId="Ltr-eXtractHeading">
    <w:name w:val="Ltr-eXtractHeading"/>
    <w:basedOn w:val="Normal"/>
    <w:uiPriority w:val="1"/>
    <w:qFormat/>
    <w:rsid w:val="009C676B"/>
    <w:rPr>
      <w:b/>
      <w:color w:val="00B0F0"/>
    </w:rPr>
  </w:style>
  <w:style w:type="paragraph" w:customStyle="1" w:styleId="Ltr-eXtractTxt">
    <w:name w:val="Ltr-eXtractTxt"/>
    <w:basedOn w:val="Normal"/>
    <w:uiPriority w:val="1"/>
    <w:qFormat/>
    <w:rsid w:val="009C676B"/>
    <w:pPr>
      <w:ind w:left="288"/>
    </w:pPr>
    <w:rPr>
      <w:color w:val="808080" w:themeColor="background1" w:themeShade="80"/>
    </w:rPr>
  </w:style>
  <w:style w:type="paragraph" w:customStyle="1" w:styleId="Ltr-eXtractSource">
    <w:name w:val="Ltr-eXtractSource"/>
    <w:basedOn w:val="Normal"/>
    <w:uiPriority w:val="1"/>
    <w:qFormat/>
    <w:rsid w:val="009C676B"/>
    <w:pPr>
      <w:jc w:val="right"/>
    </w:pPr>
    <w:rPr>
      <w:color w:val="808080" w:themeColor="background1" w:themeShade="80"/>
    </w:rPr>
  </w:style>
  <w:style w:type="paragraph" w:customStyle="1" w:styleId="NumberList1eXtractSource">
    <w:name w:val="NumberList1eXtractSource"/>
    <w:basedOn w:val="Normal"/>
    <w:uiPriority w:val="1"/>
    <w:qFormat/>
    <w:rsid w:val="003F142C"/>
    <w:pPr>
      <w:jc w:val="right"/>
    </w:pPr>
    <w:rPr>
      <w:color w:val="A6A6A6"/>
    </w:rPr>
  </w:style>
  <w:style w:type="paragraph" w:customStyle="1" w:styleId="QuestionNL">
    <w:name w:val="QuestionNL"/>
    <w:basedOn w:val="Normal"/>
    <w:uiPriority w:val="1"/>
    <w:qFormat/>
    <w:rsid w:val="009C676B"/>
    <w:pPr>
      <w:numPr>
        <w:numId w:val="60"/>
      </w:numPr>
    </w:pPr>
    <w:rPr>
      <w:color w:val="00B050"/>
    </w:rPr>
  </w:style>
  <w:style w:type="paragraph" w:customStyle="1" w:styleId="QuestionsHeading1">
    <w:name w:val="QuestionsHeading1"/>
    <w:basedOn w:val="Normal"/>
    <w:uiPriority w:val="38"/>
    <w:qFormat/>
    <w:rsid w:val="003F142C"/>
    <w:pPr>
      <w:outlineLvl w:val="0"/>
    </w:pPr>
    <w:rPr>
      <w:rFonts w:ascii="Cambria" w:hAnsi="Cambria"/>
      <w:b/>
      <w:color w:val="9900CC"/>
    </w:rPr>
  </w:style>
  <w:style w:type="paragraph" w:customStyle="1" w:styleId="Box1-LCRomanList2">
    <w:name w:val="Box1-LCRomanList2"/>
    <w:basedOn w:val="Normal"/>
    <w:uiPriority w:val="1"/>
    <w:qFormat/>
    <w:rsid w:val="003F142C"/>
    <w:pPr>
      <w:numPr>
        <w:numId w:val="62"/>
      </w:numPr>
    </w:pPr>
  </w:style>
  <w:style w:type="paragraph" w:customStyle="1" w:styleId="Box1-UCAlphaList1">
    <w:name w:val="Box1-UCAlphaList1"/>
    <w:basedOn w:val="Normal"/>
    <w:uiPriority w:val="1"/>
    <w:qFormat/>
    <w:rsid w:val="003F142C"/>
    <w:pPr>
      <w:numPr>
        <w:numId w:val="63"/>
      </w:numPr>
    </w:pPr>
  </w:style>
  <w:style w:type="paragraph" w:customStyle="1" w:styleId="Box1-UCAlphaList2">
    <w:name w:val="Box1-UCAlphaList2"/>
    <w:basedOn w:val="Normal"/>
    <w:uiPriority w:val="1"/>
    <w:qFormat/>
    <w:rsid w:val="003F142C"/>
    <w:pPr>
      <w:numPr>
        <w:numId w:val="64"/>
      </w:numPr>
    </w:pPr>
  </w:style>
  <w:style w:type="paragraph" w:customStyle="1" w:styleId="AnswerHead1">
    <w:name w:val="AnswerHead1"/>
    <w:basedOn w:val="Normal"/>
    <w:uiPriority w:val="1"/>
    <w:qFormat/>
    <w:rsid w:val="003F142C"/>
    <w:rPr>
      <w:color w:val="00B050"/>
      <w:sz w:val="32"/>
    </w:rPr>
  </w:style>
  <w:style w:type="paragraph" w:customStyle="1" w:styleId="ReferencePara">
    <w:name w:val="ReferencePara"/>
    <w:basedOn w:val="Normal"/>
    <w:uiPriority w:val="1"/>
    <w:qFormat/>
    <w:rsid w:val="009C676B"/>
  </w:style>
  <w:style w:type="paragraph" w:customStyle="1" w:styleId="ExampleDialog">
    <w:name w:val="ExampleDialog"/>
    <w:basedOn w:val="Normal"/>
    <w:uiPriority w:val="1"/>
    <w:qFormat/>
    <w:rsid w:val="009C676B"/>
    <w:pPr>
      <w:ind w:left="288"/>
    </w:pPr>
    <w:rPr>
      <w:color w:val="ACB9CA" w:themeColor="text2" w:themeTint="66"/>
    </w:rPr>
  </w:style>
  <w:style w:type="paragraph" w:customStyle="1" w:styleId="DialogHead1">
    <w:name w:val="DialogHead1"/>
    <w:basedOn w:val="Normal"/>
    <w:uiPriority w:val="1"/>
    <w:qFormat/>
    <w:rsid w:val="009C676B"/>
    <w:rPr>
      <w:b/>
      <w:color w:val="44546A" w:themeColor="text2"/>
    </w:rPr>
  </w:style>
  <w:style w:type="paragraph" w:customStyle="1" w:styleId="Box1Head2">
    <w:name w:val="Box1Head2"/>
    <w:basedOn w:val="Head2"/>
    <w:link w:val="Box1Head2Char"/>
    <w:uiPriority w:val="1"/>
    <w:qFormat/>
    <w:rsid w:val="003F142C"/>
    <w:rPr>
      <w:lang w:eastAsia="x-none"/>
    </w:rPr>
  </w:style>
  <w:style w:type="character" w:customStyle="1" w:styleId="Box1Head2Char">
    <w:name w:val="Box1Head2 Char"/>
    <w:basedOn w:val="Box1Head1Char"/>
    <w:link w:val="Box1Head2"/>
    <w:uiPriority w:val="1"/>
    <w:rsid w:val="003F142C"/>
    <w:rPr>
      <w:rFonts w:ascii="Cambria" w:eastAsia="Times New Roman" w:hAnsi="Cambria" w:cs="Times New Roman"/>
      <w:b/>
      <w:color w:val="008000"/>
      <w:lang w:val="en-US" w:eastAsia="x-none"/>
    </w:rPr>
  </w:style>
  <w:style w:type="paragraph" w:customStyle="1" w:styleId="Box1-ULFL1Para">
    <w:name w:val="Box1-ULFL1Para"/>
    <w:basedOn w:val="Box1-BL1Para"/>
    <w:uiPriority w:val="1"/>
    <w:qFormat/>
    <w:rsid w:val="003F142C"/>
  </w:style>
  <w:style w:type="paragraph" w:customStyle="1" w:styleId="Box1-ULFL1Title">
    <w:name w:val="Box1-ULFL1Title"/>
    <w:basedOn w:val="Box1Head2"/>
    <w:uiPriority w:val="1"/>
    <w:qFormat/>
    <w:rsid w:val="003F142C"/>
    <w:pPr>
      <w:spacing w:before="0" w:after="0"/>
      <w:outlineLvl w:val="0"/>
    </w:pPr>
    <w:rPr>
      <w:rFonts w:ascii="Calibri" w:hAnsi="Calibri"/>
      <w:b w:val="0"/>
      <w:color w:val="ED7D31"/>
      <w:lang w:val="x-none"/>
    </w:rPr>
  </w:style>
  <w:style w:type="paragraph" w:customStyle="1" w:styleId="Box1-eXtractTxt">
    <w:name w:val="Box1-eXtractTxt"/>
    <w:basedOn w:val="Normal"/>
    <w:uiPriority w:val="1"/>
    <w:qFormat/>
    <w:rsid w:val="003F142C"/>
    <w:pPr>
      <w:ind w:left="720"/>
    </w:pPr>
    <w:rPr>
      <w:color w:val="BFBFBF"/>
    </w:rPr>
  </w:style>
  <w:style w:type="paragraph" w:customStyle="1" w:styleId="Box1-LCAlphaList2">
    <w:name w:val="Box1-LCAlphaList2"/>
    <w:basedOn w:val="Lc-AlphaList2"/>
    <w:uiPriority w:val="1"/>
    <w:qFormat/>
    <w:rsid w:val="003F142C"/>
    <w:pPr>
      <w:numPr>
        <w:numId w:val="65"/>
      </w:numPr>
      <w:tabs>
        <w:tab w:val="num" w:pos="360"/>
      </w:tabs>
      <w:ind w:left="720"/>
    </w:pPr>
  </w:style>
  <w:style w:type="paragraph" w:customStyle="1" w:styleId="VignettePara">
    <w:name w:val="VignettePara"/>
    <w:basedOn w:val="Box1Para"/>
    <w:uiPriority w:val="1"/>
    <w:qFormat/>
    <w:rsid w:val="003F142C"/>
  </w:style>
  <w:style w:type="paragraph" w:customStyle="1" w:styleId="EpigraphTitle">
    <w:name w:val="EpigraphTitle"/>
    <w:basedOn w:val="IntroQuoteTitle"/>
    <w:uiPriority w:val="88"/>
    <w:qFormat/>
    <w:rsid w:val="009C676B"/>
  </w:style>
  <w:style w:type="paragraph" w:customStyle="1" w:styleId="EpigraphTxt">
    <w:name w:val="EpigraphTxt"/>
    <w:basedOn w:val="IntroQuoteTxt"/>
    <w:uiPriority w:val="88"/>
    <w:qFormat/>
    <w:rsid w:val="009C676B"/>
  </w:style>
  <w:style w:type="paragraph" w:customStyle="1" w:styleId="EpigraphSource">
    <w:name w:val="EpigraphSource"/>
    <w:basedOn w:val="IntroQuoteSource"/>
    <w:uiPriority w:val="88"/>
    <w:semiHidden/>
    <w:unhideWhenUsed/>
    <w:qFormat/>
    <w:rsid w:val="009C676B"/>
  </w:style>
  <w:style w:type="paragraph" w:customStyle="1" w:styleId="ExampleeXtractSource">
    <w:name w:val="Example_eXtractSource"/>
    <w:basedOn w:val="eXtractSource"/>
    <w:uiPriority w:val="1"/>
    <w:qFormat/>
    <w:rsid w:val="009C676B"/>
  </w:style>
  <w:style w:type="paragraph" w:customStyle="1" w:styleId="ExamplePoetryLine">
    <w:name w:val="ExamplePoetryLine"/>
    <w:basedOn w:val="PoetryLine"/>
    <w:uiPriority w:val="1"/>
    <w:qFormat/>
    <w:rsid w:val="009C676B"/>
  </w:style>
  <w:style w:type="paragraph" w:customStyle="1" w:styleId="BulletListSource">
    <w:name w:val="BulletListSource"/>
    <w:basedOn w:val="NumberList1eXtractSource"/>
    <w:uiPriority w:val="1"/>
    <w:qFormat/>
    <w:rsid w:val="003F142C"/>
    <w:pPr>
      <w:spacing w:before="240" w:after="240"/>
      <w:ind w:right="862"/>
    </w:pPr>
    <w:rPr>
      <w:color w:val="999999"/>
    </w:rPr>
  </w:style>
  <w:style w:type="paragraph" w:customStyle="1" w:styleId="LearnObjNumberList2">
    <w:name w:val="LearnObjNumberList2"/>
    <w:basedOn w:val="NumberList2"/>
    <w:uiPriority w:val="1"/>
    <w:qFormat/>
    <w:rsid w:val="003F142C"/>
    <w:pPr>
      <w:numPr>
        <w:ilvl w:val="1"/>
        <w:numId w:val="66"/>
      </w:numPr>
      <w:ind w:left="1800"/>
    </w:pPr>
  </w:style>
  <w:style w:type="paragraph" w:customStyle="1" w:styleId="PartQuoteTxt">
    <w:name w:val="Part_QuoteTxt"/>
    <w:basedOn w:val="IntroQuoteTxt"/>
    <w:uiPriority w:val="1"/>
    <w:qFormat/>
    <w:rsid w:val="009C676B"/>
  </w:style>
  <w:style w:type="paragraph" w:customStyle="1" w:styleId="PartQuoteSource">
    <w:name w:val="Part_QuoteSource"/>
    <w:basedOn w:val="IntroQuoteSource"/>
    <w:uiPriority w:val="1"/>
    <w:qFormat/>
    <w:rsid w:val="009C676B"/>
  </w:style>
  <w:style w:type="paragraph" w:customStyle="1" w:styleId="PartQuoteAuthor">
    <w:name w:val="Part_QuoteAuthor"/>
    <w:basedOn w:val="IntroQuoteAuthor"/>
    <w:uiPriority w:val="1"/>
    <w:qFormat/>
    <w:rsid w:val="009C676B"/>
  </w:style>
  <w:style w:type="paragraph" w:customStyle="1" w:styleId="ExampleTitle">
    <w:name w:val="ExampleTitle"/>
    <w:basedOn w:val="ExampleHead1"/>
    <w:uiPriority w:val="14"/>
    <w:qFormat/>
    <w:rsid w:val="003F142C"/>
    <w:rPr>
      <w:color w:val="0066FF"/>
    </w:rPr>
  </w:style>
  <w:style w:type="paragraph" w:customStyle="1" w:styleId="ExampleHead3">
    <w:name w:val="ExampleHead3"/>
    <w:basedOn w:val="Normal"/>
    <w:uiPriority w:val="1"/>
    <w:qFormat/>
    <w:rsid w:val="003F142C"/>
    <w:rPr>
      <w:color w:val="7030A0"/>
    </w:rPr>
  </w:style>
  <w:style w:type="paragraph" w:customStyle="1" w:styleId="ExampleBulletList1Para">
    <w:name w:val="ExampleBulletList1Para"/>
    <w:basedOn w:val="Normal"/>
    <w:uiPriority w:val="1"/>
    <w:qFormat/>
    <w:rsid w:val="003F142C"/>
    <w:pPr>
      <w:ind w:left="720"/>
    </w:pPr>
    <w:rPr>
      <w:color w:val="000000" w:themeColor="text1"/>
    </w:rPr>
  </w:style>
  <w:style w:type="paragraph" w:customStyle="1" w:styleId="ExampleBulletList2Para">
    <w:name w:val="ExampleBulletList2Para"/>
    <w:basedOn w:val="ExampleBulletList2"/>
    <w:uiPriority w:val="1"/>
    <w:qFormat/>
    <w:rsid w:val="003F142C"/>
    <w:pPr>
      <w:numPr>
        <w:numId w:val="0"/>
      </w:numPr>
      <w:ind w:left="717"/>
    </w:pPr>
  </w:style>
  <w:style w:type="paragraph" w:customStyle="1" w:styleId="ExampleUc-Roman1Para">
    <w:name w:val="ExampleUc-Roman1Para"/>
    <w:basedOn w:val="ExampleLc-Roman1Para"/>
    <w:uiPriority w:val="1"/>
    <w:qFormat/>
    <w:rsid w:val="009C676B"/>
  </w:style>
  <w:style w:type="paragraph" w:customStyle="1" w:styleId="ExampleUc-RomanList1">
    <w:name w:val="ExampleUc-RomanList1"/>
    <w:basedOn w:val="ExampleLc-RomanList1"/>
    <w:uiPriority w:val="1"/>
    <w:qFormat/>
    <w:rsid w:val="009C676B"/>
    <w:pPr>
      <w:numPr>
        <w:numId w:val="68"/>
      </w:numPr>
      <w:ind w:left="504"/>
    </w:pPr>
  </w:style>
  <w:style w:type="paragraph" w:customStyle="1" w:styleId="TableUc-AlphaList1">
    <w:name w:val="TableUc-AlphaList1"/>
    <w:basedOn w:val="TableBody"/>
    <w:uiPriority w:val="79"/>
    <w:qFormat/>
    <w:rsid w:val="003F142C"/>
    <w:pPr>
      <w:numPr>
        <w:numId w:val="199"/>
      </w:numPr>
      <w:tabs>
        <w:tab w:val="num" w:pos="360"/>
      </w:tabs>
      <w:ind w:left="0" w:firstLine="0"/>
    </w:pPr>
  </w:style>
  <w:style w:type="paragraph" w:customStyle="1" w:styleId="Box1-UCAlphaList1Para">
    <w:name w:val="Box1-UCAlphaList1Para"/>
    <w:basedOn w:val="Box1-ULFL1Para"/>
    <w:uiPriority w:val="1"/>
    <w:qFormat/>
    <w:rsid w:val="003F142C"/>
    <w:pPr>
      <w:ind w:left="720"/>
    </w:pPr>
  </w:style>
  <w:style w:type="paragraph" w:customStyle="1" w:styleId="Box2Title">
    <w:name w:val="Box2Title"/>
    <w:basedOn w:val="Normal"/>
    <w:uiPriority w:val="1"/>
    <w:qFormat/>
    <w:rsid w:val="003F142C"/>
    <w:rPr>
      <w:b/>
      <w:color w:val="FF0000"/>
    </w:rPr>
  </w:style>
  <w:style w:type="paragraph" w:customStyle="1" w:styleId="Box2-BL1">
    <w:name w:val="Box2-BL1"/>
    <w:basedOn w:val="Box1-BL1"/>
    <w:uiPriority w:val="1"/>
    <w:qFormat/>
    <w:rsid w:val="003F142C"/>
  </w:style>
  <w:style w:type="paragraph" w:customStyle="1" w:styleId="ArticleTitle">
    <w:name w:val="ArticleTitle"/>
    <w:basedOn w:val="ChapterTitle"/>
    <w:uiPriority w:val="1"/>
    <w:qFormat/>
    <w:rsid w:val="003F142C"/>
  </w:style>
  <w:style w:type="paragraph" w:customStyle="1" w:styleId="ArticleAuthor">
    <w:name w:val="ArticleAuthor"/>
    <w:basedOn w:val="ChapterAuthor"/>
    <w:uiPriority w:val="1"/>
    <w:qFormat/>
    <w:rsid w:val="003F142C"/>
  </w:style>
  <w:style w:type="paragraph" w:customStyle="1" w:styleId="ArticleSource">
    <w:name w:val="ArticleSource"/>
    <w:basedOn w:val="Normal"/>
    <w:uiPriority w:val="1"/>
    <w:qFormat/>
    <w:rsid w:val="003F142C"/>
  </w:style>
  <w:style w:type="paragraph" w:customStyle="1" w:styleId="Box1-eXtractSource">
    <w:name w:val="Box1-eXtractSource"/>
    <w:basedOn w:val="Normal"/>
    <w:uiPriority w:val="1"/>
    <w:qFormat/>
    <w:rsid w:val="003F142C"/>
    <w:pPr>
      <w:jc w:val="right"/>
    </w:pPr>
    <w:rPr>
      <w:color w:val="BFBFBF"/>
    </w:rPr>
  </w:style>
  <w:style w:type="paragraph" w:customStyle="1" w:styleId="Box1-NL1Para">
    <w:name w:val="Box1-NL1Para"/>
    <w:basedOn w:val="Box1-NL1"/>
    <w:uiPriority w:val="1"/>
    <w:qFormat/>
    <w:rsid w:val="003F142C"/>
    <w:pPr>
      <w:numPr>
        <w:numId w:val="0"/>
      </w:numPr>
      <w:ind w:left="360"/>
    </w:pPr>
  </w:style>
  <w:style w:type="paragraph" w:customStyle="1" w:styleId="EN-Dialog">
    <w:name w:val="EN-Dialog"/>
    <w:basedOn w:val="eXtractDialog"/>
    <w:uiPriority w:val="31"/>
    <w:qFormat/>
    <w:rsid w:val="009C676B"/>
  </w:style>
  <w:style w:type="paragraph" w:customStyle="1" w:styleId="PartAuthorAffiliation">
    <w:name w:val="PartAuthorAffiliation"/>
    <w:basedOn w:val="ChapAuthorAffiliation"/>
    <w:uiPriority w:val="1"/>
    <w:qFormat/>
    <w:rsid w:val="009C676B"/>
  </w:style>
  <w:style w:type="character" w:customStyle="1" w:styleId="Speaker">
    <w:name w:val="Speaker"/>
    <w:basedOn w:val="DefaultParagraphFont"/>
    <w:uiPriority w:val="1"/>
    <w:qFormat/>
    <w:rsid w:val="009C676B"/>
    <w:rPr>
      <w:caps w:val="0"/>
      <w:smallCaps/>
      <w:color w:val="0070C0"/>
    </w:rPr>
  </w:style>
  <w:style w:type="paragraph" w:customStyle="1" w:styleId="Dialog-PoetryLine">
    <w:name w:val="Dialog-PoetryLine"/>
    <w:basedOn w:val="PoetryLine"/>
    <w:uiPriority w:val="15"/>
    <w:qFormat/>
    <w:rsid w:val="003F142C"/>
  </w:style>
  <w:style w:type="paragraph" w:customStyle="1" w:styleId="eXtract-NL2">
    <w:name w:val="eXtract-NL2"/>
    <w:basedOn w:val="NumberList2"/>
    <w:uiPriority w:val="1"/>
    <w:qFormat/>
    <w:rsid w:val="009C676B"/>
  </w:style>
  <w:style w:type="paragraph" w:customStyle="1" w:styleId="FN-eXtractBL1">
    <w:name w:val="FN-eXtractBL1"/>
    <w:basedOn w:val="Normal"/>
    <w:uiPriority w:val="1"/>
    <w:qFormat/>
    <w:rsid w:val="009C676B"/>
    <w:pPr>
      <w:spacing w:line="360" w:lineRule="auto"/>
      <w:ind w:left="720" w:hanging="360"/>
    </w:pPr>
    <w:rPr>
      <w:sz w:val="18"/>
    </w:rPr>
  </w:style>
  <w:style w:type="paragraph" w:customStyle="1" w:styleId="FN-Lc-AlphaList1">
    <w:name w:val="FN-Lc-AlphaList1"/>
    <w:basedOn w:val="Box1-LCAlphaList1"/>
    <w:uiPriority w:val="1"/>
    <w:qFormat/>
    <w:rsid w:val="009C676B"/>
    <w:rPr>
      <w:sz w:val="18"/>
    </w:rPr>
  </w:style>
  <w:style w:type="paragraph" w:customStyle="1" w:styleId="eXtractLc-Alpha2Para">
    <w:name w:val="eXtractLc-Alpha2Para"/>
    <w:basedOn w:val="eXtractLc-AlphaList2"/>
    <w:uiPriority w:val="1"/>
    <w:qFormat/>
    <w:rsid w:val="009C676B"/>
    <w:pPr>
      <w:numPr>
        <w:numId w:val="0"/>
      </w:numPr>
      <w:ind w:left="720"/>
    </w:pPr>
  </w:style>
  <w:style w:type="paragraph" w:customStyle="1" w:styleId="TableBulletList3">
    <w:name w:val="TableBulletList3"/>
    <w:basedOn w:val="TableBulletList2"/>
    <w:uiPriority w:val="1"/>
    <w:qFormat/>
    <w:rsid w:val="003F142C"/>
    <w:pPr>
      <w:numPr>
        <w:ilvl w:val="0"/>
        <w:numId w:val="194"/>
      </w:numPr>
      <w:ind w:left="360"/>
    </w:pPr>
  </w:style>
  <w:style w:type="paragraph" w:customStyle="1" w:styleId="EN-NumberList1">
    <w:name w:val="EN-NumberList1"/>
    <w:basedOn w:val="ListParagraph"/>
    <w:uiPriority w:val="1"/>
    <w:qFormat/>
    <w:rsid w:val="009C676B"/>
    <w:pPr>
      <w:numPr>
        <w:numId w:val="69"/>
      </w:numPr>
    </w:pPr>
    <w:rPr>
      <w:sz w:val="18"/>
      <w:szCs w:val="18"/>
    </w:rPr>
  </w:style>
  <w:style w:type="paragraph" w:customStyle="1" w:styleId="EN-Lc-AlphaList2">
    <w:name w:val="EN-Lc-AlphaList2"/>
    <w:basedOn w:val="ListParagraph"/>
    <w:uiPriority w:val="1"/>
    <w:qFormat/>
    <w:rsid w:val="009C676B"/>
    <w:pPr>
      <w:numPr>
        <w:numId w:val="70"/>
      </w:numPr>
    </w:pPr>
    <w:rPr>
      <w:sz w:val="18"/>
    </w:rPr>
  </w:style>
  <w:style w:type="paragraph" w:customStyle="1" w:styleId="QuestionNL1ExtractTxt">
    <w:name w:val="QuestionNL1_ExtractTxt"/>
    <w:basedOn w:val="EpigraphTxt"/>
    <w:uiPriority w:val="1"/>
    <w:qFormat/>
    <w:rsid w:val="009C676B"/>
  </w:style>
  <w:style w:type="paragraph" w:customStyle="1" w:styleId="Box3Title">
    <w:name w:val="Box3Title"/>
    <w:basedOn w:val="Normal"/>
    <w:uiPriority w:val="1"/>
    <w:qFormat/>
    <w:rsid w:val="003F142C"/>
    <w:rPr>
      <w:b/>
      <w:color w:val="FF0000"/>
    </w:rPr>
  </w:style>
  <w:style w:type="paragraph" w:customStyle="1" w:styleId="Box2-eXtractTxt">
    <w:name w:val="Box2-eXtractTxt"/>
    <w:basedOn w:val="Box1-eXtractTxt"/>
    <w:uiPriority w:val="1"/>
    <w:qFormat/>
    <w:rsid w:val="003F142C"/>
  </w:style>
  <w:style w:type="paragraph" w:customStyle="1" w:styleId="Box2-eXtractSource">
    <w:name w:val="Box2-eXtractSource"/>
    <w:basedOn w:val="Box1-eXtractSource"/>
    <w:uiPriority w:val="1"/>
    <w:qFormat/>
    <w:rsid w:val="003F142C"/>
  </w:style>
  <w:style w:type="paragraph" w:customStyle="1" w:styleId="Box3-eXtractTxt">
    <w:name w:val="Box3-eXtractTxt"/>
    <w:basedOn w:val="Box2-eXtractTxt"/>
    <w:uiPriority w:val="1"/>
    <w:qFormat/>
    <w:rsid w:val="003F142C"/>
    <w:pPr>
      <w:ind w:left="360"/>
    </w:pPr>
    <w:rPr>
      <w:color w:val="D9D9D9"/>
    </w:rPr>
  </w:style>
  <w:style w:type="paragraph" w:customStyle="1" w:styleId="Box3-eXtractSource">
    <w:name w:val="Box3-eXtractSource"/>
    <w:basedOn w:val="Box2-eXtractSource"/>
    <w:uiPriority w:val="1"/>
    <w:qFormat/>
    <w:rsid w:val="003F142C"/>
    <w:pPr>
      <w:ind w:left="360"/>
    </w:pPr>
    <w:rPr>
      <w:color w:val="D9D9D9"/>
    </w:rPr>
  </w:style>
  <w:style w:type="paragraph" w:customStyle="1" w:styleId="Box2-NL1">
    <w:name w:val="Box2-NL1"/>
    <w:basedOn w:val="Box1-NL1"/>
    <w:uiPriority w:val="1"/>
    <w:qFormat/>
    <w:rsid w:val="003F142C"/>
  </w:style>
  <w:style w:type="paragraph" w:customStyle="1" w:styleId="Dialog1Para">
    <w:name w:val="Dialog1Para"/>
    <w:basedOn w:val="Para"/>
    <w:uiPriority w:val="1"/>
    <w:qFormat/>
    <w:rsid w:val="003F142C"/>
  </w:style>
  <w:style w:type="paragraph" w:customStyle="1" w:styleId="Box1Dialog1Para">
    <w:name w:val="Box1_Dialog1Para"/>
    <w:basedOn w:val="Normal"/>
    <w:uiPriority w:val="1"/>
    <w:qFormat/>
    <w:rsid w:val="003F142C"/>
  </w:style>
  <w:style w:type="paragraph" w:customStyle="1" w:styleId="Box3-BL1">
    <w:name w:val="Box3-BL1"/>
    <w:basedOn w:val="Box2-BL1"/>
    <w:uiPriority w:val="1"/>
    <w:qFormat/>
    <w:rsid w:val="003F142C"/>
  </w:style>
  <w:style w:type="paragraph" w:customStyle="1" w:styleId="Box3-BL2">
    <w:name w:val="Box3-BL2"/>
    <w:basedOn w:val="Box1-BL2"/>
    <w:uiPriority w:val="1"/>
    <w:qFormat/>
    <w:rsid w:val="003F142C"/>
  </w:style>
  <w:style w:type="paragraph" w:customStyle="1" w:styleId="Box4Para">
    <w:name w:val="Box4Para"/>
    <w:basedOn w:val="Box3Para"/>
    <w:uiPriority w:val="1"/>
    <w:qFormat/>
    <w:rsid w:val="003F142C"/>
  </w:style>
  <w:style w:type="paragraph" w:customStyle="1" w:styleId="Box4-eXtractTxt">
    <w:name w:val="Box4-eXtractTxt"/>
    <w:basedOn w:val="Box3-eXtractTxt"/>
    <w:uiPriority w:val="1"/>
    <w:qFormat/>
    <w:rsid w:val="003F142C"/>
  </w:style>
  <w:style w:type="paragraph" w:customStyle="1" w:styleId="Box4-eXtractSource">
    <w:name w:val="Box4-eXtractSource"/>
    <w:basedOn w:val="Box3-eXtractSource"/>
    <w:uiPriority w:val="1"/>
    <w:qFormat/>
    <w:rsid w:val="003F142C"/>
  </w:style>
  <w:style w:type="paragraph" w:customStyle="1" w:styleId="Box4-BL1">
    <w:name w:val="Box4-BL1"/>
    <w:basedOn w:val="Box3-BL1"/>
    <w:uiPriority w:val="1"/>
    <w:qFormat/>
    <w:rsid w:val="003F142C"/>
  </w:style>
  <w:style w:type="paragraph" w:customStyle="1" w:styleId="Box5-BL1">
    <w:name w:val="Box5-BL1"/>
    <w:basedOn w:val="Box4-BL1"/>
    <w:uiPriority w:val="1"/>
    <w:qFormat/>
    <w:rsid w:val="003F142C"/>
  </w:style>
  <w:style w:type="paragraph" w:customStyle="1" w:styleId="SidebareXtractTxt">
    <w:name w:val="Sidebar_eXtractTxt"/>
    <w:basedOn w:val="eXtractTxt"/>
    <w:uiPriority w:val="1"/>
    <w:qFormat/>
    <w:rsid w:val="009C676B"/>
  </w:style>
  <w:style w:type="paragraph" w:customStyle="1" w:styleId="SidebareXtractSource">
    <w:name w:val="Sidebar_eXtractSource"/>
    <w:basedOn w:val="eXtractSource"/>
    <w:uiPriority w:val="1"/>
    <w:qFormat/>
    <w:rsid w:val="009C676B"/>
  </w:style>
  <w:style w:type="paragraph" w:customStyle="1" w:styleId="Box1Ltr-From">
    <w:name w:val="Box1_Ltr-From"/>
    <w:basedOn w:val="Ltr-From"/>
    <w:uiPriority w:val="1"/>
    <w:qFormat/>
    <w:rsid w:val="003F142C"/>
    <w:rPr>
      <w:lang w:val="en-US"/>
    </w:rPr>
  </w:style>
  <w:style w:type="paragraph" w:customStyle="1" w:styleId="Box1Ltr-To">
    <w:name w:val="Box1_Ltr-To"/>
    <w:basedOn w:val="Ltr-To"/>
    <w:uiPriority w:val="1"/>
    <w:qFormat/>
    <w:rsid w:val="003F142C"/>
    <w:rPr>
      <w:lang w:val="en-US"/>
    </w:rPr>
  </w:style>
  <w:style w:type="paragraph" w:customStyle="1" w:styleId="Box1Ltr-Sub">
    <w:name w:val="Box1_Ltr-Sub"/>
    <w:basedOn w:val="Ltr-Sub"/>
    <w:uiPriority w:val="1"/>
    <w:qFormat/>
    <w:rsid w:val="003F142C"/>
    <w:rPr>
      <w:lang w:val="en-US"/>
    </w:rPr>
  </w:style>
  <w:style w:type="paragraph" w:customStyle="1" w:styleId="Box1Ltr-Date">
    <w:name w:val="Box1_Ltr-Date"/>
    <w:basedOn w:val="Ltr-Date"/>
    <w:uiPriority w:val="1"/>
    <w:qFormat/>
    <w:rsid w:val="003F142C"/>
    <w:rPr>
      <w:lang w:val="en-US"/>
    </w:rPr>
  </w:style>
  <w:style w:type="paragraph" w:customStyle="1" w:styleId="Box1Ltr-Salutation">
    <w:name w:val="Box1_Ltr-Salutation"/>
    <w:basedOn w:val="Ltr-Salutation"/>
    <w:uiPriority w:val="1"/>
    <w:qFormat/>
    <w:rsid w:val="003F142C"/>
    <w:rPr>
      <w:lang w:val="en-US"/>
    </w:rPr>
  </w:style>
  <w:style w:type="paragraph" w:customStyle="1" w:styleId="Box1Ltr-Para">
    <w:name w:val="Box1_Ltr-Para"/>
    <w:basedOn w:val="Ltr-Para"/>
    <w:uiPriority w:val="1"/>
    <w:qFormat/>
    <w:rsid w:val="003F142C"/>
    <w:rPr>
      <w:lang w:val="en-US"/>
    </w:rPr>
  </w:style>
  <w:style w:type="paragraph" w:customStyle="1" w:styleId="Box1Ltr-Signature">
    <w:name w:val="Box1_Ltr-Signature"/>
    <w:basedOn w:val="Ltr-Signature"/>
    <w:uiPriority w:val="1"/>
    <w:qFormat/>
    <w:rsid w:val="003F142C"/>
    <w:pPr>
      <w:jc w:val="right"/>
    </w:pPr>
    <w:rPr>
      <w:lang w:val="en-US"/>
    </w:rPr>
  </w:style>
  <w:style w:type="paragraph" w:customStyle="1" w:styleId="SectionHeading">
    <w:name w:val="SectionHeading"/>
    <w:basedOn w:val="SpecialHeading"/>
    <w:uiPriority w:val="1"/>
    <w:qFormat/>
    <w:rsid w:val="009C676B"/>
    <w:rPr>
      <w:color w:val="7030A0"/>
    </w:rPr>
  </w:style>
  <w:style w:type="paragraph" w:customStyle="1" w:styleId="SectionAuthor">
    <w:name w:val="SectionAuthor"/>
    <w:basedOn w:val="PartAuthor"/>
    <w:uiPriority w:val="1"/>
    <w:qFormat/>
    <w:rsid w:val="009C676B"/>
    <w:rPr>
      <w:sz w:val="28"/>
    </w:rPr>
  </w:style>
  <w:style w:type="paragraph" w:customStyle="1" w:styleId="Box2-UL-FL2">
    <w:name w:val="Box2-UL-FL2"/>
    <w:basedOn w:val="Box1-UL-FL1"/>
    <w:uiPriority w:val="1"/>
    <w:qFormat/>
    <w:rsid w:val="003F142C"/>
    <w:pPr>
      <w:spacing w:before="0" w:after="0"/>
      <w:ind w:hanging="360"/>
    </w:pPr>
    <w:rPr>
      <w:color w:val="auto"/>
    </w:rPr>
  </w:style>
  <w:style w:type="paragraph" w:customStyle="1" w:styleId="Box2-UL-FL2Para">
    <w:name w:val="Box2-UL-FL2Para"/>
    <w:basedOn w:val="Normal"/>
    <w:uiPriority w:val="1"/>
    <w:qFormat/>
    <w:rsid w:val="003F142C"/>
    <w:pPr>
      <w:ind w:left="360"/>
    </w:pPr>
  </w:style>
  <w:style w:type="paragraph" w:customStyle="1" w:styleId="Box2-NL2">
    <w:name w:val="Box2-NL2"/>
    <w:basedOn w:val="NumberList2"/>
    <w:uiPriority w:val="1"/>
    <w:qFormat/>
    <w:rsid w:val="003F142C"/>
  </w:style>
  <w:style w:type="paragraph" w:customStyle="1" w:styleId="Box2Dialog1">
    <w:name w:val="Box2_Dialog1"/>
    <w:basedOn w:val="Box1Dialog1"/>
    <w:uiPriority w:val="1"/>
    <w:qFormat/>
    <w:rsid w:val="003F142C"/>
  </w:style>
  <w:style w:type="paragraph" w:customStyle="1" w:styleId="Box2Dialog1Para">
    <w:name w:val="Box2_Dialog1Para"/>
    <w:basedOn w:val="Box1Dialog1Para"/>
    <w:uiPriority w:val="1"/>
    <w:qFormat/>
    <w:rsid w:val="003F142C"/>
  </w:style>
  <w:style w:type="paragraph" w:customStyle="1" w:styleId="Box2Dialog-StageAction">
    <w:name w:val="Box2_Dialog-StageAction"/>
    <w:basedOn w:val="Box1Dialog-StageAction"/>
    <w:uiPriority w:val="1"/>
    <w:qFormat/>
    <w:rsid w:val="003F142C"/>
  </w:style>
  <w:style w:type="paragraph" w:customStyle="1" w:styleId="Box2Ltr-From">
    <w:name w:val="Box2_Ltr-From"/>
    <w:basedOn w:val="Box1Ltr-From"/>
    <w:uiPriority w:val="1"/>
    <w:qFormat/>
    <w:rsid w:val="003F142C"/>
  </w:style>
  <w:style w:type="paragraph" w:customStyle="1" w:styleId="Box2Ltr-To">
    <w:name w:val="Box2_Ltr-To"/>
    <w:basedOn w:val="Box1Ltr-To"/>
    <w:uiPriority w:val="1"/>
    <w:qFormat/>
    <w:rsid w:val="003F142C"/>
  </w:style>
  <w:style w:type="paragraph" w:customStyle="1" w:styleId="Box2Ltr-Sub">
    <w:name w:val="Box2_Ltr-Sub"/>
    <w:basedOn w:val="Box1Ltr-Sub"/>
    <w:uiPriority w:val="1"/>
    <w:qFormat/>
    <w:rsid w:val="003F142C"/>
  </w:style>
  <w:style w:type="paragraph" w:customStyle="1" w:styleId="Box2Ltr-Date">
    <w:name w:val="Box2_Ltr-Date"/>
    <w:basedOn w:val="Box1Ltr-Date"/>
    <w:uiPriority w:val="1"/>
    <w:qFormat/>
    <w:rsid w:val="003F142C"/>
  </w:style>
  <w:style w:type="paragraph" w:customStyle="1" w:styleId="Box2Ltr-Salutation">
    <w:name w:val="Box2_Ltr-Salutation"/>
    <w:basedOn w:val="Box1Ltr-Salutation"/>
    <w:uiPriority w:val="1"/>
    <w:qFormat/>
    <w:rsid w:val="003F142C"/>
  </w:style>
  <w:style w:type="paragraph" w:customStyle="1" w:styleId="Box2Ltr-Para">
    <w:name w:val="Box2_Ltr-Para"/>
    <w:basedOn w:val="Box1Ltr-Para"/>
    <w:uiPriority w:val="1"/>
    <w:qFormat/>
    <w:rsid w:val="003F142C"/>
  </w:style>
  <w:style w:type="paragraph" w:customStyle="1" w:styleId="Box2Ltr-Signature">
    <w:name w:val="Box2_Ltr-Signature"/>
    <w:basedOn w:val="Box1Ltr-Signature"/>
    <w:uiPriority w:val="1"/>
    <w:qFormat/>
    <w:rsid w:val="003F142C"/>
  </w:style>
  <w:style w:type="paragraph" w:customStyle="1" w:styleId="EN-Lc-RomanList1">
    <w:name w:val="EN-Lc-RomanList1"/>
    <w:basedOn w:val="eXtractLc-RomanList1"/>
    <w:uiPriority w:val="1"/>
    <w:qFormat/>
    <w:rsid w:val="009C676B"/>
    <w:rPr>
      <w:sz w:val="18"/>
      <w:szCs w:val="18"/>
    </w:rPr>
  </w:style>
  <w:style w:type="paragraph" w:customStyle="1" w:styleId="eXtractUL-FL2">
    <w:name w:val="eXtractUL-FL2"/>
    <w:basedOn w:val="UL-FL2"/>
    <w:uiPriority w:val="1"/>
    <w:qFormat/>
    <w:rsid w:val="009C676B"/>
  </w:style>
  <w:style w:type="paragraph" w:customStyle="1" w:styleId="eXtractUL-FL2Source">
    <w:name w:val="eXtractUL-FL2Source"/>
    <w:basedOn w:val="eXtractSource"/>
    <w:uiPriority w:val="1"/>
    <w:qFormat/>
    <w:rsid w:val="009C676B"/>
  </w:style>
  <w:style w:type="paragraph" w:customStyle="1" w:styleId="Dialog-NL1">
    <w:name w:val="Dialog-NL1"/>
    <w:basedOn w:val="NumberList1"/>
    <w:uiPriority w:val="1"/>
    <w:qFormat/>
    <w:rsid w:val="003F142C"/>
    <w:rPr>
      <w:color w:val="00B0F0"/>
    </w:rPr>
  </w:style>
  <w:style w:type="paragraph" w:customStyle="1" w:styleId="DialogeXtract">
    <w:name w:val="DialogeXtract"/>
    <w:basedOn w:val="PoemeXtract"/>
    <w:uiPriority w:val="1"/>
    <w:qFormat/>
    <w:rsid w:val="003F142C"/>
  </w:style>
  <w:style w:type="paragraph" w:customStyle="1" w:styleId="DialogeXtractSource">
    <w:name w:val="DialogeXtractSource"/>
    <w:basedOn w:val="PoemeXtractSource"/>
    <w:uiPriority w:val="1"/>
    <w:qFormat/>
    <w:rsid w:val="003F142C"/>
  </w:style>
  <w:style w:type="paragraph" w:customStyle="1" w:styleId="FE-01-Head1">
    <w:name w:val="FE-01-Head1"/>
    <w:basedOn w:val="Para"/>
    <w:uiPriority w:val="50"/>
    <w:qFormat/>
    <w:rsid w:val="009C676B"/>
    <w:pPr>
      <w:spacing w:after="210" w:line="276" w:lineRule="auto"/>
    </w:pPr>
    <w:rPr>
      <w:color w:val="33CC33"/>
    </w:rPr>
  </w:style>
  <w:style w:type="paragraph" w:customStyle="1" w:styleId="FE-01-BL1">
    <w:name w:val="FE-01-BL1"/>
    <w:basedOn w:val="ExampleBulletList1"/>
    <w:uiPriority w:val="50"/>
    <w:qFormat/>
    <w:rsid w:val="009C676B"/>
  </w:style>
  <w:style w:type="paragraph" w:customStyle="1" w:styleId="FE-01-Para">
    <w:name w:val="FE-01-Para"/>
    <w:basedOn w:val="Para"/>
    <w:uiPriority w:val="1"/>
    <w:qFormat/>
    <w:rsid w:val="003F142C"/>
  </w:style>
  <w:style w:type="paragraph" w:customStyle="1" w:styleId="FE-01-NL1">
    <w:name w:val="FE-01-NL1"/>
    <w:basedOn w:val="Box1-NL1"/>
    <w:uiPriority w:val="50"/>
    <w:qFormat/>
    <w:rsid w:val="009C676B"/>
  </w:style>
  <w:style w:type="paragraph" w:customStyle="1" w:styleId="UL-FL1Source">
    <w:name w:val="UL-FL1Source"/>
    <w:basedOn w:val="Lc-AlphaListeXtractSource"/>
    <w:uiPriority w:val="1"/>
    <w:qFormat/>
    <w:rsid w:val="009C676B"/>
    <w:rPr>
      <w:color w:val="7030A0"/>
    </w:rPr>
  </w:style>
  <w:style w:type="paragraph" w:customStyle="1" w:styleId="FE-01-UL-FL1">
    <w:name w:val="FE-01-UL-FL1"/>
    <w:basedOn w:val="UL-FL1"/>
    <w:uiPriority w:val="1"/>
    <w:qFormat/>
    <w:rsid w:val="009C676B"/>
  </w:style>
  <w:style w:type="paragraph" w:customStyle="1" w:styleId="Example-BoxPara">
    <w:name w:val="Example-BoxPara"/>
    <w:basedOn w:val="Box1Para"/>
    <w:uiPriority w:val="1"/>
    <w:qFormat/>
    <w:rsid w:val="009C676B"/>
    <w:rPr>
      <w:color w:val="C45911" w:themeColor="accent2" w:themeShade="BF"/>
    </w:rPr>
  </w:style>
  <w:style w:type="paragraph" w:customStyle="1" w:styleId="Example-BoxFigure">
    <w:name w:val="Example-BoxFigure"/>
    <w:basedOn w:val="Figure"/>
    <w:uiPriority w:val="1"/>
    <w:qFormat/>
    <w:rsid w:val="009C676B"/>
  </w:style>
  <w:style w:type="paragraph" w:customStyle="1" w:styleId="ExampleFigure">
    <w:name w:val="ExampleFigure"/>
    <w:basedOn w:val="Figure"/>
    <w:uiPriority w:val="1"/>
    <w:qFormat/>
    <w:rsid w:val="003F142C"/>
  </w:style>
  <w:style w:type="paragraph" w:customStyle="1" w:styleId="Example-FigureCredit">
    <w:name w:val="Example-FigureCredit"/>
    <w:basedOn w:val="FigureNote"/>
    <w:uiPriority w:val="1"/>
    <w:qFormat/>
    <w:rsid w:val="009C676B"/>
  </w:style>
  <w:style w:type="paragraph" w:customStyle="1" w:styleId="Example-BoxFigureCredit">
    <w:name w:val="Example-BoxFigureCredit"/>
    <w:basedOn w:val="Example-FigureCredit"/>
    <w:uiPriority w:val="1"/>
    <w:qFormat/>
    <w:rsid w:val="009C676B"/>
  </w:style>
  <w:style w:type="paragraph" w:customStyle="1" w:styleId="TableLc-Alpha1Para">
    <w:name w:val="TableLc-Alpha1Para"/>
    <w:basedOn w:val="TableLc-AlphaList1"/>
    <w:uiPriority w:val="1"/>
    <w:qFormat/>
    <w:rsid w:val="009C676B"/>
    <w:pPr>
      <w:ind w:left="360"/>
    </w:pPr>
  </w:style>
  <w:style w:type="paragraph" w:customStyle="1" w:styleId="BoxFigureNumber">
    <w:name w:val="BoxFigureNumber"/>
    <w:basedOn w:val="ExampleFigureNumber"/>
    <w:link w:val="BoxFigureNumberChar"/>
    <w:uiPriority w:val="1"/>
    <w:qFormat/>
    <w:rsid w:val="003F142C"/>
  </w:style>
  <w:style w:type="paragraph" w:customStyle="1" w:styleId="BoxFigureLegend">
    <w:name w:val="BoxFigureLegend"/>
    <w:basedOn w:val="ExampleFigureLegend"/>
    <w:uiPriority w:val="1"/>
    <w:qFormat/>
    <w:rsid w:val="003F142C"/>
  </w:style>
  <w:style w:type="character" w:customStyle="1" w:styleId="BoxFigureNumberChar">
    <w:name w:val="BoxFigureNumber Char"/>
    <w:link w:val="BoxFigureNumber"/>
    <w:uiPriority w:val="1"/>
    <w:rsid w:val="003F142C"/>
    <w:rPr>
      <w:rFonts w:ascii="Times New Roman" w:eastAsia="Times New Roman" w:hAnsi="Times New Roman" w:cs="Times New Roman"/>
      <w:color w:val="538135"/>
      <w:lang w:val="en-US"/>
    </w:rPr>
  </w:style>
  <w:style w:type="paragraph" w:customStyle="1" w:styleId="LearnObjNumberList1">
    <w:name w:val="LearnObjNumberList1"/>
    <w:basedOn w:val="Normal"/>
    <w:uiPriority w:val="1"/>
    <w:qFormat/>
    <w:rsid w:val="003F142C"/>
    <w:pPr>
      <w:numPr>
        <w:numId w:val="172"/>
      </w:numPr>
    </w:pPr>
  </w:style>
  <w:style w:type="paragraph" w:customStyle="1" w:styleId="TableUc-RomanList1">
    <w:name w:val="TableUc-RomanList1"/>
    <w:basedOn w:val="ExampleUc-RomanList1"/>
    <w:uiPriority w:val="1"/>
    <w:qFormat/>
    <w:rsid w:val="009C676B"/>
  </w:style>
  <w:style w:type="paragraph" w:customStyle="1" w:styleId="Section1Author">
    <w:name w:val="Section1_Author"/>
    <w:basedOn w:val="Para"/>
    <w:uiPriority w:val="8"/>
    <w:qFormat/>
    <w:rsid w:val="003F142C"/>
  </w:style>
  <w:style w:type="paragraph" w:customStyle="1" w:styleId="Lc-Roman3Para">
    <w:name w:val="Lc-Roman3Para"/>
    <w:basedOn w:val="Normal"/>
    <w:uiPriority w:val="1"/>
    <w:qFormat/>
    <w:rsid w:val="003F142C"/>
    <w:pPr>
      <w:numPr>
        <w:numId w:val="71"/>
      </w:numPr>
    </w:pPr>
  </w:style>
  <w:style w:type="paragraph" w:customStyle="1" w:styleId="ExampleTableColumnHead1">
    <w:name w:val="Example_TableColumnHead1"/>
    <w:basedOn w:val="TableColumnHead1"/>
    <w:uiPriority w:val="1"/>
    <w:qFormat/>
    <w:rsid w:val="003F142C"/>
  </w:style>
  <w:style w:type="paragraph" w:customStyle="1" w:styleId="ExampleTableBody">
    <w:name w:val="Example_TableBody"/>
    <w:basedOn w:val="TableBody"/>
    <w:uiPriority w:val="1"/>
    <w:qFormat/>
    <w:rsid w:val="003F142C"/>
  </w:style>
  <w:style w:type="paragraph" w:customStyle="1" w:styleId="ExampleTable-ComputerCode">
    <w:name w:val="Example_Table-ComputerCode"/>
    <w:basedOn w:val="Table-ComputerCode"/>
    <w:uiPriority w:val="1"/>
    <w:qFormat/>
    <w:rsid w:val="003F142C"/>
  </w:style>
  <w:style w:type="paragraph" w:customStyle="1" w:styleId="ExampleTableCaption">
    <w:name w:val="Example_TableCaption"/>
    <w:basedOn w:val="TableCaption"/>
    <w:link w:val="ExampleTableCaptionChar"/>
    <w:uiPriority w:val="1"/>
    <w:qFormat/>
    <w:rsid w:val="003F142C"/>
  </w:style>
  <w:style w:type="paragraph" w:customStyle="1" w:styleId="ExampleTableNumber">
    <w:name w:val="Example_TableNumber"/>
    <w:basedOn w:val="ExampleTableCaption"/>
    <w:link w:val="ExampleTableNumberChar"/>
    <w:uiPriority w:val="1"/>
    <w:qFormat/>
    <w:rsid w:val="003F142C"/>
    <w:rPr>
      <w:b/>
      <w:color w:val="CC0066"/>
    </w:rPr>
  </w:style>
  <w:style w:type="character" w:customStyle="1" w:styleId="ExampleTableCaptionChar">
    <w:name w:val="Example_TableCaption Char"/>
    <w:basedOn w:val="TableCaptionChar"/>
    <w:link w:val="ExampleTableCaption"/>
    <w:uiPriority w:val="1"/>
    <w:rsid w:val="003F142C"/>
    <w:rPr>
      <w:rFonts w:ascii="Times New Roman" w:eastAsia="Times New Roman" w:hAnsi="Times New Roman" w:cs="Times New Roman"/>
      <w:color w:val="000099"/>
      <w:lang w:val="en-US"/>
    </w:rPr>
  </w:style>
  <w:style w:type="character" w:customStyle="1" w:styleId="ExampleTableNumberChar">
    <w:name w:val="Example_TableNumber Char"/>
    <w:basedOn w:val="ExampleTableCaptionChar"/>
    <w:link w:val="ExampleTableNumber"/>
    <w:uiPriority w:val="1"/>
    <w:rsid w:val="003F142C"/>
    <w:rPr>
      <w:rFonts w:ascii="Times New Roman" w:eastAsia="Times New Roman" w:hAnsi="Times New Roman" w:cs="Times New Roman"/>
      <w:b/>
      <w:color w:val="CC0066"/>
      <w:lang w:val="en-US"/>
    </w:rPr>
  </w:style>
  <w:style w:type="paragraph" w:customStyle="1" w:styleId="EnunciationTitle">
    <w:name w:val="EnunciationTitle"/>
    <w:basedOn w:val="ExampleTitle"/>
    <w:uiPriority w:val="1"/>
    <w:qFormat/>
    <w:rsid w:val="003F142C"/>
    <w:rPr>
      <w:color w:val="9A000B"/>
    </w:rPr>
  </w:style>
  <w:style w:type="paragraph" w:customStyle="1" w:styleId="EnunciationHead1">
    <w:name w:val="EnunciationHead1"/>
    <w:basedOn w:val="ExampleHead1"/>
    <w:uiPriority w:val="1"/>
    <w:qFormat/>
    <w:rsid w:val="003F142C"/>
    <w:rPr>
      <w:color w:val="FF00FF"/>
      <w:sz w:val="24"/>
    </w:rPr>
  </w:style>
  <w:style w:type="paragraph" w:customStyle="1" w:styleId="EnunciationPara">
    <w:name w:val="EnunciationPara"/>
    <w:basedOn w:val="ExamplePara"/>
    <w:uiPriority w:val="1"/>
    <w:qFormat/>
    <w:rsid w:val="003F142C"/>
  </w:style>
  <w:style w:type="paragraph" w:customStyle="1" w:styleId="Enunciation-DisplayEq-MathMode">
    <w:name w:val="Enunciation-DisplayEq-MathMode"/>
    <w:basedOn w:val="Normal"/>
    <w:uiPriority w:val="1"/>
    <w:qFormat/>
    <w:rsid w:val="003F142C"/>
    <w:rPr>
      <w:lang w:eastAsia="ko-KR"/>
    </w:rPr>
  </w:style>
  <w:style w:type="paragraph" w:customStyle="1" w:styleId="EnunciationLc-AlphaList1">
    <w:name w:val="EnunciationLc-AlphaList1"/>
    <w:basedOn w:val="ExampleLc-AlphaList1"/>
    <w:uiPriority w:val="1"/>
    <w:qFormat/>
    <w:rsid w:val="003F142C"/>
  </w:style>
  <w:style w:type="paragraph" w:customStyle="1" w:styleId="h1">
    <w:name w:val="h1"/>
    <w:basedOn w:val="Normal"/>
    <w:rsid w:val="009C676B"/>
    <w:pPr>
      <w:widowControl w:val="0"/>
      <w:suppressAutoHyphens/>
      <w:autoSpaceDE w:val="0"/>
      <w:autoSpaceDN w:val="0"/>
      <w:adjustRightInd w:val="0"/>
      <w:spacing w:before="560" w:after="240" w:line="240" w:lineRule="atLeast"/>
      <w:textAlignment w:val="center"/>
    </w:pPr>
    <w:rPr>
      <w:rFonts w:ascii="Gill Sans Bold" w:hAnsi="Gill Sans Bold" w:cs="Gill Sans Bold"/>
      <w:b/>
      <w:bCs/>
      <w:color w:val="000000"/>
      <w:lang w:val="en-GB"/>
    </w:rPr>
  </w:style>
  <w:style w:type="paragraph" w:customStyle="1" w:styleId="listt">
    <w:name w:val="list_t"/>
    <w:basedOn w:val="Normal"/>
    <w:rsid w:val="009C676B"/>
    <w:pPr>
      <w:widowControl w:val="0"/>
      <w:autoSpaceDE w:val="0"/>
      <w:autoSpaceDN w:val="0"/>
      <w:adjustRightInd w:val="0"/>
      <w:spacing w:before="240" w:line="240" w:lineRule="atLeast"/>
      <w:ind w:left="360" w:hanging="360"/>
      <w:jc w:val="both"/>
      <w:textAlignment w:val="center"/>
    </w:pPr>
    <w:rPr>
      <w:rFonts w:ascii="Palatino" w:hAnsi="Palatino" w:cs="Palatino"/>
      <w:color w:val="000000"/>
      <w:lang w:val="en-GB"/>
    </w:rPr>
  </w:style>
  <w:style w:type="paragraph" w:customStyle="1" w:styleId="listm">
    <w:name w:val="list_m"/>
    <w:basedOn w:val="Normal"/>
    <w:rsid w:val="009C676B"/>
    <w:pPr>
      <w:widowControl w:val="0"/>
      <w:autoSpaceDE w:val="0"/>
      <w:autoSpaceDN w:val="0"/>
      <w:adjustRightInd w:val="0"/>
      <w:spacing w:line="240" w:lineRule="atLeast"/>
      <w:ind w:left="360" w:hanging="360"/>
      <w:jc w:val="both"/>
      <w:textAlignment w:val="center"/>
    </w:pPr>
    <w:rPr>
      <w:rFonts w:ascii="Palatino" w:hAnsi="Palatino" w:cs="Palatino"/>
      <w:color w:val="000000"/>
      <w:lang w:val="en-GB"/>
    </w:rPr>
  </w:style>
  <w:style w:type="paragraph" w:customStyle="1" w:styleId="SummaryHeading">
    <w:name w:val="SummaryHeading"/>
    <w:basedOn w:val="h1"/>
    <w:next w:val="SpecialHeading"/>
    <w:uiPriority w:val="1"/>
    <w:qFormat/>
    <w:rsid w:val="009C676B"/>
    <w:pPr>
      <w:spacing w:after="0"/>
      <w:outlineLvl w:val="0"/>
    </w:pPr>
    <w:rPr>
      <w:rFonts w:ascii="Times New Roman" w:hAnsi="Times New Roman"/>
      <w:color w:val="00B0F0"/>
      <w:sz w:val="28"/>
    </w:rPr>
  </w:style>
  <w:style w:type="paragraph" w:customStyle="1" w:styleId="Summary-NL1">
    <w:name w:val="Summary-NL1"/>
    <w:basedOn w:val="NumberList1"/>
    <w:uiPriority w:val="1"/>
    <w:qFormat/>
    <w:rsid w:val="009C676B"/>
    <w:pPr>
      <w:suppressAutoHyphens/>
    </w:pPr>
  </w:style>
  <w:style w:type="paragraph" w:customStyle="1" w:styleId="ParteXtractTxt">
    <w:name w:val="Part_eXtractTxt"/>
    <w:basedOn w:val="eXtractTxt"/>
    <w:uiPriority w:val="1"/>
    <w:qFormat/>
    <w:rsid w:val="009C676B"/>
  </w:style>
  <w:style w:type="paragraph" w:customStyle="1" w:styleId="ParteXtractSource">
    <w:name w:val="Part_eXtractSource"/>
    <w:basedOn w:val="eXtractSource"/>
    <w:uiPriority w:val="1"/>
    <w:qFormat/>
    <w:rsid w:val="009C676B"/>
  </w:style>
  <w:style w:type="paragraph" w:customStyle="1" w:styleId="FN-UL-FL1">
    <w:name w:val="FN-UL-FL1"/>
    <w:basedOn w:val="FootnoteText"/>
    <w:uiPriority w:val="1"/>
    <w:qFormat/>
    <w:rsid w:val="009C676B"/>
  </w:style>
  <w:style w:type="paragraph" w:customStyle="1" w:styleId="FN-NumberList1">
    <w:name w:val="FN-NumberList1"/>
    <w:basedOn w:val="FN-UL-FL1"/>
    <w:uiPriority w:val="1"/>
    <w:qFormat/>
    <w:rsid w:val="009C676B"/>
    <w:pPr>
      <w:numPr>
        <w:numId w:val="72"/>
      </w:numPr>
    </w:pPr>
  </w:style>
  <w:style w:type="paragraph" w:customStyle="1" w:styleId="FE-01-Note">
    <w:name w:val="FE-01- Note"/>
    <w:basedOn w:val="Normal"/>
    <w:uiPriority w:val="1"/>
    <w:qFormat/>
    <w:rsid w:val="009C676B"/>
    <w:rPr>
      <w:bCs/>
      <w:color w:val="595959" w:themeColor="text1" w:themeTint="A6"/>
    </w:rPr>
  </w:style>
  <w:style w:type="paragraph" w:customStyle="1" w:styleId="FE-01-SidebarTitle">
    <w:name w:val="FE-01-Sidebar_Title"/>
    <w:basedOn w:val="Normal"/>
    <w:uiPriority w:val="1"/>
    <w:qFormat/>
    <w:rsid w:val="009C676B"/>
    <w:pPr>
      <w:pBdr>
        <w:top w:val="single" w:sz="12" w:space="1" w:color="C00000"/>
        <w:bottom w:val="single" w:sz="12" w:space="1" w:color="C00000"/>
      </w:pBdr>
    </w:pPr>
    <w:rPr>
      <w:b/>
      <w:color w:val="7030A0"/>
      <w:sz w:val="28"/>
    </w:rPr>
  </w:style>
  <w:style w:type="paragraph" w:customStyle="1" w:styleId="FE-01-SidebarTxt">
    <w:name w:val="FE-01-Sidebar_Txt"/>
    <w:basedOn w:val="Normal"/>
    <w:uiPriority w:val="1"/>
    <w:qFormat/>
    <w:rsid w:val="009C676B"/>
    <w:pPr>
      <w:pBdr>
        <w:top w:val="single" w:sz="12" w:space="1" w:color="C00000"/>
        <w:bottom w:val="single" w:sz="12" w:space="1" w:color="C00000"/>
      </w:pBdr>
    </w:pPr>
    <w:rPr>
      <w:color w:val="FF66FF"/>
    </w:rPr>
  </w:style>
  <w:style w:type="paragraph" w:customStyle="1" w:styleId="FE-02-Head1">
    <w:name w:val="FE-02-Head1"/>
    <w:basedOn w:val="Normal"/>
    <w:uiPriority w:val="1"/>
    <w:qFormat/>
    <w:rsid w:val="009C676B"/>
    <w:rPr>
      <w:color w:val="00B050"/>
      <w:sz w:val="28"/>
    </w:rPr>
  </w:style>
  <w:style w:type="paragraph" w:customStyle="1" w:styleId="FE-02-Para">
    <w:name w:val="FE-02-Para"/>
    <w:basedOn w:val="Normal"/>
    <w:uiPriority w:val="1"/>
    <w:qFormat/>
    <w:rsid w:val="009C676B"/>
  </w:style>
  <w:style w:type="paragraph" w:customStyle="1" w:styleId="ReferenceTableBody">
    <w:name w:val="ReferenceTableBody"/>
    <w:basedOn w:val="Normal"/>
    <w:uiPriority w:val="1"/>
    <w:qFormat/>
    <w:rsid w:val="009C676B"/>
  </w:style>
  <w:style w:type="paragraph" w:customStyle="1" w:styleId="ReferenceTableSource">
    <w:name w:val="ReferenceTableSource"/>
    <w:basedOn w:val="Normal"/>
    <w:uiPriority w:val="1"/>
    <w:qFormat/>
    <w:rsid w:val="009C676B"/>
  </w:style>
  <w:style w:type="paragraph" w:customStyle="1" w:styleId="QuestionSource">
    <w:name w:val="QuestionSource"/>
    <w:basedOn w:val="Normal"/>
    <w:uiPriority w:val="1"/>
    <w:qFormat/>
    <w:rsid w:val="009C676B"/>
    <w:pPr>
      <w:jc w:val="right"/>
    </w:pPr>
    <w:rPr>
      <w:rFonts w:eastAsiaTheme="majorEastAsia"/>
      <w:color w:val="808080" w:themeColor="background1" w:themeShade="80"/>
    </w:rPr>
  </w:style>
  <w:style w:type="paragraph" w:customStyle="1" w:styleId="CaseStudyHead1">
    <w:name w:val="CaseStudyHead1"/>
    <w:basedOn w:val="CaseStudyTitle"/>
    <w:link w:val="CaseStudyHead1Char"/>
    <w:uiPriority w:val="20"/>
    <w:qFormat/>
    <w:rsid w:val="003F142C"/>
    <w:rPr>
      <w:color w:val="C00000"/>
    </w:rPr>
  </w:style>
  <w:style w:type="paragraph" w:customStyle="1" w:styleId="CaseStudyHead2">
    <w:name w:val="CaseStudyHead2"/>
    <w:basedOn w:val="CaseStudyPara"/>
    <w:link w:val="CaseStudyHead2Char"/>
    <w:uiPriority w:val="1"/>
    <w:qFormat/>
    <w:rsid w:val="003F142C"/>
    <w:rPr>
      <w:color w:val="7030A0"/>
      <w:sz w:val="28"/>
      <w:szCs w:val="28"/>
    </w:rPr>
  </w:style>
  <w:style w:type="paragraph" w:customStyle="1" w:styleId="Lc-RomanListSource">
    <w:name w:val="Lc-RomanListSource"/>
    <w:basedOn w:val="Normal"/>
    <w:uiPriority w:val="1"/>
    <w:qFormat/>
    <w:rsid w:val="009C676B"/>
    <w:pPr>
      <w:jc w:val="right"/>
    </w:pPr>
    <w:rPr>
      <w:noProof/>
      <w:color w:val="808080" w:themeColor="background1" w:themeShade="80"/>
      <w:lang w:val="en-GB"/>
    </w:rPr>
  </w:style>
  <w:style w:type="paragraph" w:customStyle="1" w:styleId="NumberListSource">
    <w:name w:val="NumberListSource"/>
    <w:basedOn w:val="NumberList1eXtractSource"/>
    <w:uiPriority w:val="1"/>
    <w:qFormat/>
    <w:rsid w:val="009C676B"/>
  </w:style>
  <w:style w:type="paragraph" w:customStyle="1" w:styleId="eXtractUc-AlphaList1">
    <w:name w:val="eXtractUc-AlphaList1"/>
    <w:basedOn w:val="ListParagraph"/>
    <w:uiPriority w:val="1"/>
    <w:qFormat/>
    <w:rsid w:val="009C676B"/>
    <w:pPr>
      <w:numPr>
        <w:numId w:val="73"/>
      </w:numPr>
    </w:pPr>
  </w:style>
  <w:style w:type="paragraph" w:customStyle="1" w:styleId="BibReferenceText">
    <w:name w:val="BibReference_Text"/>
    <w:basedOn w:val="Normal"/>
    <w:uiPriority w:val="1"/>
    <w:qFormat/>
    <w:rsid w:val="003F142C"/>
  </w:style>
  <w:style w:type="paragraph" w:customStyle="1" w:styleId="NL1Source">
    <w:name w:val="NL1_Source"/>
    <w:basedOn w:val="Normal"/>
    <w:uiPriority w:val="1"/>
    <w:qFormat/>
    <w:rsid w:val="009C676B"/>
    <w:pPr>
      <w:jc w:val="right"/>
    </w:pPr>
    <w:rPr>
      <w:color w:val="A6A6A6" w:themeColor="background1" w:themeShade="A6"/>
    </w:rPr>
  </w:style>
  <w:style w:type="paragraph" w:customStyle="1" w:styleId="Box1FigureCaption">
    <w:name w:val="Box1_FigureCaption"/>
    <w:basedOn w:val="Normal"/>
    <w:uiPriority w:val="1"/>
    <w:qFormat/>
    <w:rsid w:val="003F142C"/>
  </w:style>
  <w:style w:type="paragraph" w:customStyle="1" w:styleId="Box1FigureSource">
    <w:name w:val="Box1_FigureSource"/>
    <w:basedOn w:val="Normal"/>
    <w:uiPriority w:val="1"/>
    <w:qFormat/>
    <w:rsid w:val="003F142C"/>
  </w:style>
  <w:style w:type="character" w:customStyle="1" w:styleId="Hebrew">
    <w:name w:val="Hebrew"/>
    <w:basedOn w:val="DefaultParagraphFont"/>
    <w:uiPriority w:val="1"/>
    <w:qFormat/>
    <w:rsid w:val="009C676B"/>
    <w:rPr>
      <w:rFonts w:ascii="Times New Roman" w:eastAsiaTheme="minorEastAsia" w:hAnsi="Times New Roman"/>
      <w:lang w:val="en-IN" w:bidi="he-IL"/>
    </w:rPr>
  </w:style>
  <w:style w:type="paragraph" w:customStyle="1" w:styleId="IndexEntryFirst">
    <w:name w:val="IndexEntry_First"/>
    <w:basedOn w:val="Normal"/>
    <w:uiPriority w:val="1"/>
    <w:qFormat/>
    <w:rsid w:val="009C676B"/>
  </w:style>
  <w:style w:type="character" w:customStyle="1" w:styleId="GallaudSymbol">
    <w:name w:val="Gallaud_Symbol"/>
    <w:basedOn w:val="DefaultParagraphFont"/>
    <w:uiPriority w:val="1"/>
    <w:qFormat/>
    <w:rsid w:val="009C676B"/>
    <w:rPr>
      <w:rFonts w:ascii="Gallaudet" w:hAnsi="Gallaudet"/>
      <w:sz w:val="40"/>
      <w:szCs w:val="40"/>
    </w:rPr>
  </w:style>
  <w:style w:type="paragraph" w:customStyle="1" w:styleId="TablePara">
    <w:name w:val="TablePara"/>
    <w:basedOn w:val="Normal"/>
    <w:uiPriority w:val="1"/>
    <w:qFormat/>
    <w:rsid w:val="009C676B"/>
    <w:rPr>
      <w:sz w:val="18"/>
    </w:rPr>
  </w:style>
  <w:style w:type="paragraph" w:customStyle="1" w:styleId="VignetteHead1">
    <w:name w:val="Vignette_Head1"/>
    <w:basedOn w:val="Normal"/>
    <w:uiPriority w:val="1"/>
    <w:qFormat/>
    <w:rsid w:val="009C676B"/>
    <w:rPr>
      <w:b/>
      <w:color w:val="FFC000" w:themeColor="accent4"/>
      <w:sz w:val="28"/>
    </w:rPr>
  </w:style>
  <w:style w:type="paragraph" w:customStyle="1" w:styleId="QuestionTableColumnHead1">
    <w:name w:val="Question_TableColumnHead1"/>
    <w:basedOn w:val="Normal"/>
    <w:uiPriority w:val="1"/>
    <w:qFormat/>
    <w:rsid w:val="009C676B"/>
    <w:pPr>
      <w:pBdr>
        <w:top w:val="single" w:sz="4" w:space="1" w:color="auto"/>
        <w:left w:val="single" w:sz="4" w:space="4" w:color="auto"/>
        <w:bottom w:val="single" w:sz="4" w:space="1" w:color="auto"/>
        <w:right w:val="single" w:sz="4" w:space="4" w:color="auto"/>
      </w:pBdr>
      <w:shd w:val="clear" w:color="auto" w:fill="FFFF00"/>
    </w:pPr>
    <w:rPr>
      <w:color w:val="7030A0"/>
    </w:rPr>
  </w:style>
  <w:style w:type="paragraph" w:customStyle="1" w:styleId="Style1">
    <w:name w:val="Style1"/>
    <w:basedOn w:val="Normal"/>
    <w:uiPriority w:val="1"/>
    <w:qFormat/>
    <w:rsid w:val="003F142C"/>
    <w:pPr>
      <w:numPr>
        <w:numId w:val="193"/>
      </w:numPr>
      <w:ind w:left="0" w:firstLine="0"/>
    </w:pPr>
  </w:style>
  <w:style w:type="paragraph" w:customStyle="1" w:styleId="QuestionTableBody">
    <w:name w:val="Question_TableBody"/>
    <w:basedOn w:val="Normal"/>
    <w:uiPriority w:val="1"/>
    <w:qFormat/>
    <w:rsid w:val="009C676B"/>
  </w:style>
  <w:style w:type="paragraph" w:customStyle="1" w:styleId="QuestionTableFootnote">
    <w:name w:val="Question_TableFootnote"/>
    <w:basedOn w:val="Normal"/>
    <w:uiPriority w:val="1"/>
    <w:qFormat/>
    <w:rsid w:val="009C676B"/>
  </w:style>
  <w:style w:type="paragraph" w:customStyle="1" w:styleId="QuestionsHeading2">
    <w:name w:val="QuestionsHeading2"/>
    <w:basedOn w:val="Normal"/>
    <w:uiPriority w:val="38"/>
    <w:qFormat/>
    <w:rsid w:val="003F142C"/>
    <w:pPr>
      <w:outlineLvl w:val="1"/>
    </w:pPr>
    <w:rPr>
      <w:b/>
      <w:color w:val="009900"/>
    </w:rPr>
  </w:style>
  <w:style w:type="paragraph" w:customStyle="1" w:styleId="QuestionsPara">
    <w:name w:val="QuestionsPara"/>
    <w:basedOn w:val="Normal"/>
    <w:uiPriority w:val="1"/>
    <w:qFormat/>
    <w:rsid w:val="009C676B"/>
  </w:style>
  <w:style w:type="paragraph" w:customStyle="1" w:styleId="QuestionLc-AlphaList1">
    <w:name w:val="Question_Lc-AlphaList1"/>
    <w:basedOn w:val="ListParagraph"/>
    <w:uiPriority w:val="1"/>
    <w:qFormat/>
    <w:rsid w:val="009C676B"/>
    <w:pPr>
      <w:numPr>
        <w:numId w:val="74"/>
      </w:numPr>
    </w:pPr>
  </w:style>
  <w:style w:type="paragraph" w:customStyle="1" w:styleId="QuestionUL-FL1">
    <w:name w:val="Question_UL-FL1"/>
    <w:basedOn w:val="Normal"/>
    <w:uiPriority w:val="1"/>
    <w:qFormat/>
    <w:rsid w:val="009C676B"/>
    <w:rPr>
      <w:color w:val="7030A0"/>
    </w:rPr>
  </w:style>
  <w:style w:type="paragraph" w:customStyle="1" w:styleId="Box1-NL2">
    <w:name w:val="Box1-NL2"/>
    <w:basedOn w:val="ListParagraph"/>
    <w:uiPriority w:val="1"/>
    <w:qFormat/>
    <w:rsid w:val="003F142C"/>
    <w:pPr>
      <w:numPr>
        <w:numId w:val="75"/>
      </w:numPr>
    </w:pPr>
  </w:style>
  <w:style w:type="paragraph" w:customStyle="1" w:styleId="VignetteTitle">
    <w:name w:val="VignetteTitle"/>
    <w:basedOn w:val="Box1Title"/>
    <w:uiPriority w:val="1"/>
    <w:qFormat/>
    <w:rsid w:val="003F142C"/>
    <w:rPr>
      <w:color w:val="00B050"/>
    </w:rPr>
  </w:style>
  <w:style w:type="paragraph" w:customStyle="1" w:styleId="Box1-eXtractUL-FL1">
    <w:name w:val="Box1-eXtractUL-FL1"/>
    <w:basedOn w:val="Normal"/>
    <w:uiPriority w:val="1"/>
    <w:qFormat/>
    <w:rsid w:val="003F142C"/>
    <w:pPr>
      <w:spacing w:before="240" w:after="240"/>
    </w:pPr>
    <w:rPr>
      <w:color w:val="BFBFBF"/>
    </w:rPr>
  </w:style>
  <w:style w:type="paragraph" w:customStyle="1" w:styleId="ExampleSource">
    <w:name w:val="Example_Source"/>
    <w:basedOn w:val="Normal"/>
    <w:uiPriority w:val="1"/>
    <w:qFormat/>
    <w:rsid w:val="003F142C"/>
    <w:pPr>
      <w:jc w:val="right"/>
    </w:pPr>
    <w:rPr>
      <w:color w:val="0070C0"/>
    </w:rPr>
  </w:style>
  <w:style w:type="paragraph" w:customStyle="1" w:styleId="Box1Figure">
    <w:name w:val="Box1_Figure"/>
    <w:basedOn w:val="Normal"/>
    <w:uiPriority w:val="1"/>
    <w:qFormat/>
    <w:rsid w:val="003F142C"/>
  </w:style>
  <w:style w:type="paragraph" w:customStyle="1" w:styleId="Box1UnnumberedFigure">
    <w:name w:val="Box1_UnnumberedFigure"/>
    <w:basedOn w:val="Normal"/>
    <w:uiPriority w:val="1"/>
    <w:qFormat/>
    <w:rsid w:val="003F142C"/>
  </w:style>
  <w:style w:type="paragraph" w:customStyle="1" w:styleId="UL-FL1eXtractTxt">
    <w:name w:val="UL-FL1_eXtractTxt"/>
    <w:basedOn w:val="Normal"/>
    <w:uiPriority w:val="1"/>
    <w:qFormat/>
    <w:rsid w:val="009C676B"/>
    <w:pPr>
      <w:ind w:firstLine="720"/>
    </w:pPr>
    <w:rPr>
      <w:color w:val="808080" w:themeColor="background1" w:themeShade="80"/>
    </w:rPr>
  </w:style>
  <w:style w:type="paragraph" w:customStyle="1" w:styleId="NL1-PoetryTitle">
    <w:name w:val="NL1-PoetryTitle"/>
    <w:basedOn w:val="Normal"/>
    <w:uiPriority w:val="1"/>
    <w:qFormat/>
    <w:rsid w:val="009C676B"/>
    <w:pPr>
      <w:ind w:left="1440"/>
    </w:pPr>
    <w:rPr>
      <w:b/>
      <w:color w:val="FF3399"/>
    </w:rPr>
  </w:style>
  <w:style w:type="paragraph" w:customStyle="1" w:styleId="ReferencesHeading3">
    <w:name w:val="ReferencesHeading3"/>
    <w:basedOn w:val="Normal"/>
    <w:uiPriority w:val="1"/>
    <w:qFormat/>
    <w:rsid w:val="009C676B"/>
    <w:rPr>
      <w:b/>
      <w:color w:val="833C0B" w:themeColor="accent2" w:themeShade="80"/>
    </w:rPr>
  </w:style>
  <w:style w:type="paragraph" w:customStyle="1" w:styleId="Lc-RomanList2eXtract">
    <w:name w:val="Lc-RomanList2_eXtract"/>
    <w:basedOn w:val="Normal"/>
    <w:uiPriority w:val="1"/>
    <w:qFormat/>
    <w:rsid w:val="009C676B"/>
    <w:pPr>
      <w:ind w:left="720" w:firstLine="720"/>
    </w:pPr>
    <w:rPr>
      <w:color w:val="A6A6A6" w:themeColor="background1" w:themeShade="A6"/>
      <w:lang w:val="en-AU"/>
    </w:rPr>
  </w:style>
  <w:style w:type="paragraph" w:customStyle="1" w:styleId="PartSpecialHeading">
    <w:name w:val="Part_SpecialHeading"/>
    <w:basedOn w:val="Normal"/>
    <w:uiPriority w:val="1"/>
    <w:qFormat/>
    <w:rsid w:val="009C676B"/>
    <w:rPr>
      <w:b/>
      <w:color w:val="171717" w:themeColor="background2" w:themeShade="1A"/>
    </w:rPr>
  </w:style>
  <w:style w:type="paragraph" w:customStyle="1" w:styleId="ExampleBulletList1eXtractTxt">
    <w:name w:val="ExampleBulletList1_eXtractTxt"/>
    <w:basedOn w:val="Normal"/>
    <w:uiPriority w:val="1"/>
    <w:qFormat/>
    <w:rsid w:val="009C676B"/>
    <w:pPr>
      <w:ind w:left="720" w:firstLine="720"/>
    </w:pPr>
    <w:rPr>
      <w:color w:val="A6A6A6" w:themeColor="background1" w:themeShade="A6"/>
    </w:rPr>
  </w:style>
  <w:style w:type="paragraph" w:customStyle="1" w:styleId="ExampleBulletList1eXtractSource">
    <w:name w:val="ExampleBulletList1_eXtractSource"/>
    <w:basedOn w:val="Normal"/>
    <w:uiPriority w:val="1"/>
    <w:qFormat/>
    <w:rsid w:val="009C676B"/>
    <w:pPr>
      <w:jc w:val="right"/>
    </w:pPr>
    <w:rPr>
      <w:color w:val="A6A6A6" w:themeColor="background1" w:themeShade="A6"/>
    </w:rPr>
  </w:style>
  <w:style w:type="paragraph" w:customStyle="1" w:styleId="ExampleTableSource">
    <w:name w:val="Example_TableSource"/>
    <w:basedOn w:val="Example"/>
    <w:uiPriority w:val="1"/>
    <w:qFormat/>
    <w:rsid w:val="003F142C"/>
  </w:style>
  <w:style w:type="paragraph" w:customStyle="1" w:styleId="Box3-NL1">
    <w:name w:val="Box3-NL1"/>
    <w:basedOn w:val="ListParagraph"/>
    <w:uiPriority w:val="1"/>
    <w:qFormat/>
    <w:rsid w:val="003F142C"/>
    <w:pPr>
      <w:numPr>
        <w:numId w:val="76"/>
      </w:numPr>
    </w:pPr>
  </w:style>
  <w:style w:type="paragraph" w:customStyle="1" w:styleId="Box1SuperTitle">
    <w:name w:val="Box1SuperTitle"/>
    <w:basedOn w:val="Normal"/>
    <w:uiPriority w:val="1"/>
    <w:qFormat/>
    <w:rsid w:val="003F142C"/>
    <w:rPr>
      <w:b/>
      <w:color w:val="BF8F00"/>
    </w:rPr>
  </w:style>
  <w:style w:type="paragraph" w:customStyle="1" w:styleId="SummaryHead1">
    <w:name w:val="Summary_Head1"/>
    <w:basedOn w:val="Normal"/>
    <w:uiPriority w:val="1"/>
    <w:qFormat/>
    <w:rsid w:val="009C676B"/>
    <w:rPr>
      <w:b/>
      <w:color w:val="FF0000"/>
    </w:rPr>
  </w:style>
  <w:style w:type="paragraph" w:customStyle="1" w:styleId="SummaryObjectiveHead1">
    <w:name w:val="Summary_ObjectiveHead1"/>
    <w:basedOn w:val="Normal"/>
    <w:uiPriority w:val="1"/>
    <w:qFormat/>
    <w:rsid w:val="009C676B"/>
    <w:rPr>
      <w:b/>
      <w:color w:val="C00000"/>
    </w:rPr>
  </w:style>
  <w:style w:type="paragraph" w:customStyle="1" w:styleId="SummaryBL1">
    <w:name w:val="Summary_BL1"/>
    <w:basedOn w:val="ListParagraph"/>
    <w:uiPriority w:val="1"/>
    <w:qFormat/>
    <w:rsid w:val="009C676B"/>
    <w:pPr>
      <w:numPr>
        <w:numId w:val="77"/>
      </w:numPr>
    </w:pPr>
    <w:rPr>
      <w:sz w:val="18"/>
      <w:szCs w:val="18"/>
    </w:rPr>
  </w:style>
  <w:style w:type="paragraph" w:customStyle="1" w:styleId="SummaryKeytermsHeading">
    <w:name w:val="Summary_KeytermsHeading"/>
    <w:basedOn w:val="Normal"/>
    <w:uiPriority w:val="1"/>
    <w:qFormat/>
    <w:rsid w:val="009C676B"/>
    <w:rPr>
      <w:b/>
      <w:color w:val="1F4E79" w:themeColor="accent5" w:themeShade="80"/>
    </w:rPr>
  </w:style>
  <w:style w:type="paragraph" w:customStyle="1" w:styleId="SummaryKeyterms">
    <w:name w:val="Summary_Keyterms"/>
    <w:basedOn w:val="Normal"/>
    <w:uiPriority w:val="1"/>
    <w:qFormat/>
    <w:rsid w:val="009C676B"/>
    <w:rPr>
      <w:color w:val="2F5496" w:themeColor="accent1" w:themeShade="BF"/>
    </w:rPr>
  </w:style>
  <w:style w:type="paragraph" w:customStyle="1" w:styleId="ProblemTitle">
    <w:name w:val="Problem_Title"/>
    <w:basedOn w:val="Normal"/>
    <w:uiPriority w:val="1"/>
    <w:qFormat/>
    <w:rsid w:val="009C676B"/>
    <w:rPr>
      <w:b/>
      <w:color w:val="7030A0"/>
    </w:rPr>
  </w:style>
  <w:style w:type="paragraph" w:customStyle="1" w:styleId="ProblemNL1">
    <w:name w:val="Problem_NL1"/>
    <w:basedOn w:val="ListParagraph"/>
    <w:uiPriority w:val="1"/>
    <w:qFormat/>
    <w:rsid w:val="009C676B"/>
    <w:pPr>
      <w:numPr>
        <w:numId w:val="78"/>
      </w:numPr>
    </w:pPr>
  </w:style>
  <w:style w:type="paragraph" w:customStyle="1" w:styleId="EndnoteTableBody">
    <w:name w:val="EndnoteTableBody"/>
    <w:basedOn w:val="EndnoteText"/>
    <w:uiPriority w:val="1"/>
    <w:qFormat/>
    <w:rsid w:val="009C676B"/>
    <w:rPr>
      <w:rFonts w:cstheme="minorHAnsi"/>
    </w:rPr>
  </w:style>
  <w:style w:type="paragraph" w:customStyle="1" w:styleId="Box1-UL-FL2">
    <w:name w:val="Box1-UL-FL2"/>
    <w:basedOn w:val="Box2-UL-FL2"/>
    <w:uiPriority w:val="1"/>
    <w:qFormat/>
    <w:rsid w:val="003F142C"/>
  </w:style>
  <w:style w:type="paragraph" w:customStyle="1" w:styleId="KeyTerm-NL1">
    <w:name w:val="KeyTerm-NL1"/>
    <w:basedOn w:val="ListParagraph"/>
    <w:uiPriority w:val="1"/>
    <w:qFormat/>
    <w:rsid w:val="009C676B"/>
    <w:pPr>
      <w:numPr>
        <w:numId w:val="79"/>
      </w:numPr>
    </w:pPr>
  </w:style>
  <w:style w:type="paragraph" w:customStyle="1" w:styleId="CaseStudyHead3">
    <w:name w:val="CaseStudyHead3"/>
    <w:basedOn w:val="Normal"/>
    <w:uiPriority w:val="1"/>
    <w:qFormat/>
    <w:rsid w:val="003F142C"/>
    <w:rPr>
      <w:color w:val="00B050"/>
    </w:rPr>
  </w:style>
  <w:style w:type="paragraph" w:customStyle="1" w:styleId="Style2">
    <w:name w:val="Style2"/>
    <w:basedOn w:val="CaseStudyHead3"/>
    <w:uiPriority w:val="1"/>
    <w:qFormat/>
    <w:rsid w:val="009C676B"/>
  </w:style>
  <w:style w:type="paragraph" w:customStyle="1" w:styleId="Number4Para">
    <w:name w:val="Number4Para"/>
    <w:basedOn w:val="Normal"/>
    <w:uiPriority w:val="1"/>
    <w:qFormat/>
    <w:rsid w:val="009C676B"/>
    <w:pPr>
      <w:ind w:left="1418" w:firstLine="22"/>
    </w:pPr>
  </w:style>
  <w:style w:type="paragraph" w:customStyle="1" w:styleId="LearnObjBulletList2">
    <w:name w:val="LearnObjBulletList2"/>
    <w:basedOn w:val="Normal"/>
    <w:uiPriority w:val="1"/>
    <w:qFormat/>
    <w:rsid w:val="003F142C"/>
    <w:pPr>
      <w:numPr>
        <w:numId w:val="170"/>
      </w:numPr>
      <w:ind w:left="720"/>
    </w:pPr>
  </w:style>
  <w:style w:type="paragraph" w:customStyle="1" w:styleId="NumberList2eXtract">
    <w:name w:val="NumberList2eXtract"/>
    <w:basedOn w:val="Normal"/>
    <w:uiPriority w:val="1"/>
    <w:qFormat/>
    <w:rsid w:val="009C676B"/>
    <w:pPr>
      <w:ind w:left="720"/>
    </w:pPr>
    <w:rPr>
      <w:color w:val="7F7F7F" w:themeColor="text1" w:themeTint="80"/>
    </w:rPr>
  </w:style>
  <w:style w:type="paragraph" w:customStyle="1" w:styleId="NumberList2eXtractSource">
    <w:name w:val="NumberList2eXtractSource"/>
    <w:basedOn w:val="Normal"/>
    <w:uiPriority w:val="1"/>
    <w:qFormat/>
    <w:rsid w:val="009C676B"/>
    <w:pPr>
      <w:jc w:val="right"/>
    </w:pPr>
    <w:rPr>
      <w:color w:val="7F7F7F" w:themeColor="text1" w:themeTint="80"/>
    </w:rPr>
  </w:style>
  <w:style w:type="paragraph" w:customStyle="1" w:styleId="IntroPara">
    <w:name w:val="Intro_Para"/>
    <w:basedOn w:val="Normal"/>
    <w:uiPriority w:val="1"/>
    <w:qFormat/>
    <w:rsid w:val="009C676B"/>
  </w:style>
  <w:style w:type="paragraph" w:customStyle="1" w:styleId="IntroHead1">
    <w:name w:val="Intro_Head1"/>
    <w:basedOn w:val="Normal"/>
    <w:uiPriority w:val="1"/>
    <w:qFormat/>
    <w:rsid w:val="009C676B"/>
    <w:rPr>
      <w:b/>
      <w:color w:val="00B0F0"/>
    </w:rPr>
  </w:style>
  <w:style w:type="paragraph" w:customStyle="1" w:styleId="IntroHead2">
    <w:name w:val="Intro_Head2"/>
    <w:basedOn w:val="Normal"/>
    <w:uiPriority w:val="1"/>
    <w:qFormat/>
    <w:rsid w:val="009C676B"/>
    <w:rPr>
      <w:b/>
      <w:color w:val="8496B0" w:themeColor="text2" w:themeTint="99"/>
    </w:rPr>
  </w:style>
  <w:style w:type="paragraph" w:customStyle="1" w:styleId="IntroBulletList1">
    <w:name w:val="Intro_BulletList1"/>
    <w:basedOn w:val="Normal"/>
    <w:uiPriority w:val="1"/>
    <w:qFormat/>
    <w:rsid w:val="009C676B"/>
    <w:pPr>
      <w:numPr>
        <w:numId w:val="80"/>
      </w:numPr>
    </w:pPr>
  </w:style>
  <w:style w:type="paragraph" w:customStyle="1" w:styleId="IntroNumberList1">
    <w:name w:val="Intro_NumberList1"/>
    <w:basedOn w:val="Normal"/>
    <w:qFormat/>
    <w:rsid w:val="009C676B"/>
    <w:pPr>
      <w:numPr>
        <w:numId w:val="81"/>
      </w:numPr>
    </w:pPr>
  </w:style>
  <w:style w:type="paragraph" w:customStyle="1" w:styleId="IntroUL-FL1">
    <w:name w:val="Intro_UL-FL1"/>
    <w:basedOn w:val="Normal"/>
    <w:uiPriority w:val="1"/>
    <w:qFormat/>
    <w:rsid w:val="009C676B"/>
    <w:pPr>
      <w:ind w:firstLine="360"/>
    </w:pPr>
    <w:rPr>
      <w:color w:val="BF8F00" w:themeColor="accent4" w:themeShade="BF"/>
    </w:rPr>
  </w:style>
  <w:style w:type="paragraph" w:customStyle="1" w:styleId="Box1PoetryLine">
    <w:name w:val="Box1_PoetryLine"/>
    <w:basedOn w:val="Normal"/>
    <w:uiPriority w:val="1"/>
    <w:qFormat/>
    <w:rsid w:val="003F142C"/>
    <w:pPr>
      <w:ind w:left="2160"/>
    </w:pPr>
    <w:rPr>
      <w:color w:val="FF33CC"/>
    </w:rPr>
  </w:style>
  <w:style w:type="paragraph" w:customStyle="1" w:styleId="FE-01-PoetryLine">
    <w:name w:val="FE-01-PoetryLine"/>
    <w:basedOn w:val="Normal"/>
    <w:uiPriority w:val="1"/>
    <w:qFormat/>
    <w:rsid w:val="009C676B"/>
    <w:pPr>
      <w:ind w:left="1440"/>
    </w:pPr>
    <w:rPr>
      <w:color w:val="525252" w:themeColor="accent3" w:themeShade="80"/>
    </w:rPr>
  </w:style>
  <w:style w:type="paragraph" w:customStyle="1" w:styleId="FE-01-Dialog1">
    <w:name w:val="FE-01-Dialog1"/>
    <w:basedOn w:val="Normal"/>
    <w:uiPriority w:val="1"/>
    <w:qFormat/>
    <w:rsid w:val="009C676B"/>
    <w:pPr>
      <w:ind w:left="720"/>
    </w:pPr>
    <w:rPr>
      <w:color w:val="C45911" w:themeColor="accent2" w:themeShade="BF"/>
    </w:rPr>
  </w:style>
  <w:style w:type="character" w:customStyle="1" w:styleId="MathCitation">
    <w:name w:val="MathCitation"/>
    <w:basedOn w:val="DefaultParagraphFont"/>
    <w:uiPriority w:val="1"/>
    <w:qFormat/>
    <w:rsid w:val="003F142C"/>
    <w:rPr>
      <w:color w:val="7030A0"/>
    </w:rPr>
  </w:style>
  <w:style w:type="character" w:customStyle="1" w:styleId="SectionCitation">
    <w:name w:val="SectionCitation"/>
    <w:basedOn w:val="DefaultParagraphFont"/>
    <w:uiPriority w:val="1"/>
    <w:qFormat/>
    <w:rsid w:val="003F142C"/>
    <w:rPr>
      <w:color w:val="92D050"/>
    </w:rPr>
  </w:style>
  <w:style w:type="paragraph" w:customStyle="1" w:styleId="Dialog-BL1">
    <w:name w:val="Dialog-BL1"/>
    <w:basedOn w:val="Normal"/>
    <w:uiPriority w:val="1"/>
    <w:qFormat/>
    <w:rsid w:val="003F142C"/>
    <w:pPr>
      <w:numPr>
        <w:numId w:val="82"/>
      </w:numPr>
    </w:pPr>
    <w:rPr>
      <w:color w:val="538135"/>
    </w:rPr>
  </w:style>
  <w:style w:type="paragraph" w:customStyle="1" w:styleId="ChapOutlineHead1">
    <w:name w:val="ChapOutlineHead1"/>
    <w:basedOn w:val="z1NTOC"/>
    <w:uiPriority w:val="1"/>
    <w:qFormat/>
    <w:rsid w:val="003F142C"/>
  </w:style>
  <w:style w:type="paragraph" w:customStyle="1" w:styleId="ChapOutlineHead2">
    <w:name w:val="ChapOutlineHead2"/>
    <w:basedOn w:val="z2NTOC"/>
    <w:uiPriority w:val="1"/>
    <w:qFormat/>
    <w:rsid w:val="003F142C"/>
  </w:style>
  <w:style w:type="paragraph" w:customStyle="1" w:styleId="ChapOutlineHead3">
    <w:name w:val="ChapOutlineHead3"/>
    <w:basedOn w:val="z3NTOC"/>
    <w:uiPriority w:val="1"/>
    <w:qFormat/>
    <w:rsid w:val="003F142C"/>
  </w:style>
  <w:style w:type="paragraph" w:customStyle="1" w:styleId="ChapOutlineBox">
    <w:name w:val="ChapOutlineBox"/>
    <w:basedOn w:val="Normal"/>
    <w:uiPriority w:val="1"/>
    <w:qFormat/>
    <w:rsid w:val="003F142C"/>
    <w:pPr>
      <w:ind w:left="720"/>
    </w:pPr>
  </w:style>
  <w:style w:type="paragraph" w:customStyle="1" w:styleId="ChapOutlineCaseStudy">
    <w:name w:val="ChapOutlineCaseStudy"/>
    <w:basedOn w:val="Normal"/>
    <w:uiPriority w:val="1"/>
    <w:qFormat/>
    <w:rsid w:val="003F142C"/>
    <w:pPr>
      <w:ind w:left="720"/>
    </w:pPr>
  </w:style>
  <w:style w:type="paragraph" w:customStyle="1" w:styleId="ChapOutlineBM">
    <w:name w:val="ChapOutlineBM"/>
    <w:basedOn w:val="Normal"/>
    <w:uiPriority w:val="1"/>
    <w:qFormat/>
    <w:rsid w:val="003F142C"/>
  </w:style>
  <w:style w:type="paragraph" w:customStyle="1" w:styleId="ChapOutlineFigure">
    <w:name w:val="ChapOutlineFigure"/>
    <w:basedOn w:val="Normal"/>
    <w:uiPriority w:val="1"/>
    <w:qFormat/>
    <w:rsid w:val="003F142C"/>
  </w:style>
  <w:style w:type="paragraph" w:customStyle="1" w:styleId="ChapOutlineTable">
    <w:name w:val="ChapOutlineTable"/>
    <w:basedOn w:val="Normal"/>
    <w:uiPriority w:val="1"/>
    <w:qFormat/>
    <w:rsid w:val="003F142C"/>
  </w:style>
  <w:style w:type="paragraph" w:customStyle="1" w:styleId="CaseStudy-ULFL1">
    <w:name w:val="CaseStudy-ULFL1"/>
    <w:basedOn w:val="Normal"/>
    <w:uiPriority w:val="1"/>
    <w:qFormat/>
    <w:rsid w:val="003F142C"/>
    <w:pPr>
      <w:ind w:left="720"/>
    </w:pPr>
  </w:style>
  <w:style w:type="paragraph" w:customStyle="1" w:styleId="CaseStudySource">
    <w:name w:val="CaseStudySource"/>
    <w:basedOn w:val="Normal"/>
    <w:uiPriority w:val="1"/>
    <w:qFormat/>
    <w:rsid w:val="003F142C"/>
    <w:pPr>
      <w:ind w:left="7200"/>
    </w:pPr>
  </w:style>
  <w:style w:type="paragraph" w:customStyle="1" w:styleId="ExampleBulletList3">
    <w:name w:val="ExampleBulletList3"/>
    <w:basedOn w:val="BulletList3"/>
    <w:uiPriority w:val="14"/>
    <w:qFormat/>
    <w:rsid w:val="003F142C"/>
  </w:style>
  <w:style w:type="paragraph" w:customStyle="1" w:styleId="ExampleNumberList3">
    <w:name w:val="ExampleNumberList3"/>
    <w:basedOn w:val="Normal"/>
    <w:uiPriority w:val="1"/>
    <w:qFormat/>
    <w:rsid w:val="003F142C"/>
    <w:pPr>
      <w:numPr>
        <w:numId w:val="245"/>
      </w:numPr>
    </w:pPr>
  </w:style>
  <w:style w:type="paragraph" w:customStyle="1" w:styleId="IndexEntry4">
    <w:name w:val="IndexEntry4"/>
    <w:basedOn w:val="IndexEntry3"/>
    <w:uiPriority w:val="1"/>
    <w:qFormat/>
    <w:rsid w:val="003F142C"/>
    <w:pPr>
      <w:ind w:left="1440"/>
    </w:pPr>
  </w:style>
  <w:style w:type="paragraph" w:customStyle="1" w:styleId="IndexEntry5">
    <w:name w:val="IndexEntry5"/>
    <w:basedOn w:val="Normal"/>
    <w:uiPriority w:val="1"/>
    <w:qFormat/>
    <w:rsid w:val="009C676B"/>
    <w:pPr>
      <w:ind w:left="3600"/>
    </w:pPr>
  </w:style>
  <w:style w:type="paragraph" w:customStyle="1" w:styleId="IndexEntry6">
    <w:name w:val="IndexEntry6"/>
    <w:basedOn w:val="Normal"/>
    <w:uiPriority w:val="1"/>
    <w:qFormat/>
    <w:rsid w:val="009C676B"/>
    <w:pPr>
      <w:ind w:left="4320"/>
    </w:pPr>
  </w:style>
  <w:style w:type="paragraph" w:customStyle="1" w:styleId="Box1Reference-Numbered">
    <w:name w:val="Box1_Reference-Numbered"/>
    <w:basedOn w:val="Normal"/>
    <w:uiPriority w:val="1"/>
    <w:qFormat/>
    <w:rsid w:val="003F142C"/>
  </w:style>
  <w:style w:type="paragraph" w:customStyle="1" w:styleId="Box1Reference-Alphabetical">
    <w:name w:val="Box1_Reference-Alphabetical"/>
    <w:basedOn w:val="Normal"/>
    <w:uiPriority w:val="1"/>
    <w:qFormat/>
    <w:rsid w:val="003F142C"/>
  </w:style>
  <w:style w:type="paragraph" w:customStyle="1" w:styleId="ExampleNumberList4">
    <w:name w:val="ExampleNumberList4"/>
    <w:basedOn w:val="Normal"/>
    <w:uiPriority w:val="1"/>
    <w:qFormat/>
    <w:rsid w:val="009C676B"/>
    <w:pPr>
      <w:numPr>
        <w:numId w:val="83"/>
      </w:numPr>
    </w:pPr>
  </w:style>
  <w:style w:type="paragraph" w:customStyle="1" w:styleId="Uc-AlphaList1eXtract">
    <w:name w:val="Uc-AlphaList1_eXtract"/>
    <w:basedOn w:val="Normal"/>
    <w:uiPriority w:val="1"/>
    <w:qFormat/>
    <w:rsid w:val="009C676B"/>
    <w:pPr>
      <w:ind w:left="720"/>
    </w:pPr>
    <w:rPr>
      <w:color w:val="A6A6A6" w:themeColor="background1" w:themeShade="A6"/>
    </w:rPr>
  </w:style>
  <w:style w:type="paragraph" w:customStyle="1" w:styleId="Lc-AlphaList2eXtract">
    <w:name w:val="Lc-AlphaList2_eXtract"/>
    <w:basedOn w:val="Normal"/>
    <w:uiPriority w:val="1"/>
    <w:qFormat/>
    <w:rsid w:val="009C676B"/>
    <w:pPr>
      <w:ind w:left="1440"/>
    </w:pPr>
    <w:rPr>
      <w:color w:val="808080" w:themeColor="background1" w:themeShade="80"/>
    </w:rPr>
  </w:style>
  <w:style w:type="paragraph" w:customStyle="1" w:styleId="Lc-RomanList3eXtract">
    <w:name w:val="Lc-RomanList3_eXtract"/>
    <w:basedOn w:val="Normal"/>
    <w:uiPriority w:val="1"/>
    <w:qFormat/>
    <w:rsid w:val="009C676B"/>
    <w:pPr>
      <w:ind w:left="2160"/>
    </w:pPr>
    <w:rPr>
      <w:color w:val="A6A6A6" w:themeColor="background1" w:themeShade="A6"/>
    </w:rPr>
  </w:style>
  <w:style w:type="paragraph" w:customStyle="1" w:styleId="Uc-RomanList1eXtract">
    <w:name w:val="Uc-RomanList1_eXtract"/>
    <w:basedOn w:val="Normal"/>
    <w:uiPriority w:val="1"/>
    <w:qFormat/>
    <w:rsid w:val="009C676B"/>
    <w:pPr>
      <w:numPr>
        <w:numId w:val="84"/>
      </w:numPr>
    </w:pPr>
    <w:rPr>
      <w:color w:val="7F7F7F" w:themeColor="text1" w:themeTint="80"/>
    </w:rPr>
  </w:style>
  <w:style w:type="paragraph" w:customStyle="1" w:styleId="EN-UL-FL1">
    <w:name w:val="EN-UL-FL1"/>
    <w:basedOn w:val="Normal"/>
    <w:uiPriority w:val="1"/>
    <w:qFormat/>
    <w:rsid w:val="009C676B"/>
    <w:pPr>
      <w:ind w:left="720"/>
    </w:pPr>
  </w:style>
  <w:style w:type="paragraph" w:customStyle="1" w:styleId="Head1Author">
    <w:name w:val="Head1_Author"/>
    <w:basedOn w:val="Normal"/>
    <w:uiPriority w:val="1"/>
    <w:qFormat/>
    <w:rsid w:val="009C676B"/>
    <w:rPr>
      <w:b/>
      <w:color w:val="FF0000"/>
    </w:rPr>
  </w:style>
  <w:style w:type="paragraph" w:customStyle="1" w:styleId="FN-PoetryLine">
    <w:name w:val="FN-PoetryLine"/>
    <w:basedOn w:val="Normal"/>
    <w:uiPriority w:val="1"/>
    <w:qFormat/>
    <w:rsid w:val="009C676B"/>
    <w:pPr>
      <w:ind w:left="720"/>
    </w:pPr>
    <w:rPr>
      <w:color w:val="FF33CC"/>
    </w:rPr>
  </w:style>
  <w:style w:type="paragraph" w:customStyle="1" w:styleId="FN-PoemSource">
    <w:name w:val="FN-PoemSource"/>
    <w:basedOn w:val="Normal"/>
    <w:uiPriority w:val="1"/>
    <w:qFormat/>
    <w:rsid w:val="009C676B"/>
    <w:pPr>
      <w:jc w:val="right"/>
    </w:pPr>
    <w:rPr>
      <w:color w:val="FF33CC"/>
    </w:rPr>
  </w:style>
  <w:style w:type="paragraph" w:customStyle="1" w:styleId="FN-Dialog">
    <w:name w:val="FN-Dialog"/>
    <w:basedOn w:val="Normal"/>
    <w:uiPriority w:val="1"/>
    <w:qFormat/>
    <w:rsid w:val="009C676B"/>
    <w:rPr>
      <w:color w:val="00B050"/>
    </w:rPr>
  </w:style>
  <w:style w:type="paragraph" w:customStyle="1" w:styleId="BibReference-BulletList1">
    <w:name w:val="BibReference-BulletList1"/>
    <w:basedOn w:val="Normal"/>
    <w:uiPriority w:val="1"/>
    <w:qFormat/>
    <w:rsid w:val="003F142C"/>
    <w:pPr>
      <w:numPr>
        <w:numId w:val="85"/>
      </w:numPr>
    </w:pPr>
  </w:style>
  <w:style w:type="paragraph" w:customStyle="1" w:styleId="BibReference-BulletList2">
    <w:name w:val="BibReference-BulletList2"/>
    <w:basedOn w:val="Normal"/>
    <w:uiPriority w:val="1"/>
    <w:qFormat/>
    <w:rsid w:val="003F142C"/>
    <w:pPr>
      <w:numPr>
        <w:numId w:val="86"/>
      </w:numPr>
    </w:pPr>
  </w:style>
  <w:style w:type="paragraph" w:customStyle="1" w:styleId="BibReferencePara">
    <w:name w:val="BibReferencePara"/>
    <w:basedOn w:val="Normal"/>
    <w:uiPriority w:val="1"/>
    <w:qFormat/>
    <w:rsid w:val="003F142C"/>
  </w:style>
  <w:style w:type="character" w:customStyle="1" w:styleId="GrayShade">
    <w:name w:val="GrayShade"/>
    <w:basedOn w:val="DefaultParagraphFont"/>
    <w:uiPriority w:val="1"/>
    <w:qFormat/>
    <w:rsid w:val="009C676B"/>
    <w:rPr>
      <w:color w:val="auto"/>
      <w:bdr w:val="none" w:sz="0" w:space="0" w:color="auto"/>
      <w:shd w:val="pct20" w:color="auto" w:fill="auto"/>
    </w:rPr>
  </w:style>
  <w:style w:type="paragraph" w:customStyle="1" w:styleId="Lc-RomanList1eXtract">
    <w:name w:val="Lc-RomanList1_eXtract"/>
    <w:basedOn w:val="Normal"/>
    <w:uiPriority w:val="1"/>
    <w:qFormat/>
    <w:rsid w:val="009C676B"/>
    <w:pPr>
      <w:ind w:left="720"/>
    </w:pPr>
    <w:rPr>
      <w:color w:val="A6A6A6" w:themeColor="background1" w:themeShade="A6"/>
    </w:rPr>
  </w:style>
  <w:style w:type="paragraph" w:customStyle="1" w:styleId="ProblemBL1">
    <w:name w:val="Problem_BL1"/>
    <w:basedOn w:val="Para"/>
    <w:uiPriority w:val="1"/>
    <w:qFormat/>
    <w:rsid w:val="009C676B"/>
    <w:pPr>
      <w:numPr>
        <w:numId w:val="87"/>
      </w:numPr>
    </w:pPr>
  </w:style>
  <w:style w:type="paragraph" w:customStyle="1" w:styleId="FE-01-NL1Para">
    <w:name w:val="FE-01-NL1_Para"/>
    <w:basedOn w:val="Normal"/>
    <w:uiPriority w:val="1"/>
    <w:qFormat/>
    <w:rsid w:val="009C676B"/>
    <w:pPr>
      <w:ind w:left="720"/>
    </w:pPr>
  </w:style>
  <w:style w:type="paragraph" w:customStyle="1" w:styleId="Box-NL1Source">
    <w:name w:val="Box-NL1Source"/>
    <w:basedOn w:val="Normal"/>
    <w:uiPriority w:val="1"/>
    <w:qFormat/>
    <w:rsid w:val="003F142C"/>
    <w:pPr>
      <w:ind w:left="7200"/>
    </w:pPr>
  </w:style>
  <w:style w:type="paragraph" w:customStyle="1" w:styleId="LearnObjLc-AlphaList1">
    <w:name w:val="LearnObj_Lc-AlphaList1"/>
    <w:basedOn w:val="Normal"/>
    <w:uiPriority w:val="1"/>
    <w:qFormat/>
    <w:rsid w:val="009C676B"/>
    <w:pPr>
      <w:numPr>
        <w:numId w:val="88"/>
      </w:numPr>
    </w:pPr>
  </w:style>
  <w:style w:type="paragraph" w:customStyle="1" w:styleId="LearnObjLc-AlphaList2">
    <w:name w:val="LearnObj_Lc-AlphaList2"/>
    <w:basedOn w:val="Normal"/>
    <w:uiPriority w:val="1"/>
    <w:qFormat/>
    <w:rsid w:val="009C676B"/>
    <w:pPr>
      <w:numPr>
        <w:numId w:val="89"/>
      </w:numPr>
      <w:ind w:left="1080"/>
    </w:pPr>
  </w:style>
  <w:style w:type="paragraph" w:customStyle="1" w:styleId="LearnObjNumber1Para">
    <w:name w:val="LearnObjNumber1Para"/>
    <w:basedOn w:val="Normal"/>
    <w:uiPriority w:val="1"/>
    <w:qFormat/>
    <w:rsid w:val="009C676B"/>
    <w:pPr>
      <w:ind w:left="720"/>
    </w:pPr>
  </w:style>
  <w:style w:type="paragraph" w:customStyle="1" w:styleId="LearnObjLc-Alpha1Para">
    <w:name w:val="LearnObj_Lc-Alpha1Para"/>
    <w:basedOn w:val="Normal"/>
    <w:uiPriority w:val="1"/>
    <w:qFormat/>
    <w:rsid w:val="009C676B"/>
    <w:pPr>
      <w:ind w:left="720"/>
    </w:pPr>
  </w:style>
  <w:style w:type="paragraph" w:customStyle="1" w:styleId="Box2Head1">
    <w:name w:val="Box2Head1"/>
    <w:basedOn w:val="Box3Head1"/>
    <w:uiPriority w:val="1"/>
    <w:qFormat/>
    <w:rsid w:val="003F142C"/>
  </w:style>
  <w:style w:type="paragraph" w:customStyle="1" w:styleId="Box2Head2">
    <w:name w:val="Box2Head2"/>
    <w:basedOn w:val="Normal"/>
    <w:uiPriority w:val="1"/>
    <w:qFormat/>
    <w:rsid w:val="003F142C"/>
    <w:rPr>
      <w:b/>
      <w:color w:val="00B0F0"/>
    </w:rPr>
  </w:style>
  <w:style w:type="character" w:customStyle="1" w:styleId="ExampleFigureNumber0">
    <w:name w:val="Example_FigureNumber"/>
    <w:basedOn w:val="DefaultParagraphFont"/>
    <w:uiPriority w:val="1"/>
    <w:qFormat/>
    <w:rsid w:val="009C676B"/>
    <w:rPr>
      <w:color w:val="538135" w:themeColor="accent6" w:themeShade="BF"/>
    </w:rPr>
  </w:style>
  <w:style w:type="paragraph" w:customStyle="1" w:styleId="ExampleTableBulletList1">
    <w:name w:val="Example_TableBulletList1"/>
    <w:basedOn w:val="ExampleTableBody"/>
    <w:uiPriority w:val="1"/>
    <w:qFormat/>
    <w:rsid w:val="003F142C"/>
    <w:pPr>
      <w:numPr>
        <w:numId w:val="154"/>
      </w:numPr>
    </w:pPr>
  </w:style>
  <w:style w:type="paragraph" w:customStyle="1" w:styleId="ExampleTableBulletList2">
    <w:name w:val="Example_TableBulletList2"/>
    <w:basedOn w:val="Normal"/>
    <w:uiPriority w:val="1"/>
    <w:qFormat/>
    <w:rsid w:val="009C676B"/>
    <w:pPr>
      <w:numPr>
        <w:numId w:val="90"/>
      </w:numPr>
      <w:ind w:left="1080"/>
    </w:pPr>
  </w:style>
  <w:style w:type="paragraph" w:customStyle="1" w:styleId="ExampleTableNumberList1">
    <w:name w:val="Example_TableNumberList1"/>
    <w:basedOn w:val="ExampleTableBody"/>
    <w:uiPriority w:val="1"/>
    <w:qFormat/>
    <w:rsid w:val="003F142C"/>
    <w:pPr>
      <w:numPr>
        <w:numId w:val="155"/>
      </w:numPr>
    </w:pPr>
  </w:style>
  <w:style w:type="paragraph" w:customStyle="1" w:styleId="ExampleTableNumber1Para">
    <w:name w:val="Example_TableNumber1Para"/>
    <w:basedOn w:val="ExampleTableNumberList1"/>
    <w:uiPriority w:val="1"/>
    <w:qFormat/>
    <w:rsid w:val="003F142C"/>
    <w:pPr>
      <w:numPr>
        <w:numId w:val="0"/>
      </w:numPr>
      <w:ind w:left="720"/>
    </w:pPr>
  </w:style>
  <w:style w:type="paragraph" w:customStyle="1" w:styleId="ExampleTableNumberList2">
    <w:name w:val="Example_TableNumberList2"/>
    <w:basedOn w:val="Normal"/>
    <w:uiPriority w:val="1"/>
    <w:qFormat/>
    <w:rsid w:val="009C676B"/>
    <w:pPr>
      <w:numPr>
        <w:numId w:val="91"/>
      </w:numPr>
    </w:pPr>
  </w:style>
  <w:style w:type="paragraph" w:customStyle="1" w:styleId="ExampleTableNumber2Para">
    <w:name w:val="Example_TableNumber2Para"/>
    <w:basedOn w:val="Normal"/>
    <w:uiPriority w:val="1"/>
    <w:qFormat/>
    <w:rsid w:val="009C676B"/>
    <w:pPr>
      <w:ind w:left="2160"/>
    </w:pPr>
  </w:style>
  <w:style w:type="paragraph" w:customStyle="1" w:styleId="ExampleLcTableAlphaList1">
    <w:name w:val="ExampleLc_TableAlphaList1"/>
    <w:basedOn w:val="Normal"/>
    <w:uiPriority w:val="1"/>
    <w:qFormat/>
    <w:rsid w:val="009C676B"/>
    <w:pPr>
      <w:numPr>
        <w:numId w:val="92"/>
      </w:numPr>
    </w:pPr>
  </w:style>
  <w:style w:type="paragraph" w:customStyle="1" w:styleId="ExampleLcTableAlphaList2">
    <w:name w:val="ExampleLc_TableAlphaList2"/>
    <w:basedOn w:val="Normal"/>
    <w:uiPriority w:val="1"/>
    <w:qFormat/>
    <w:rsid w:val="009C676B"/>
    <w:pPr>
      <w:numPr>
        <w:numId w:val="93"/>
      </w:numPr>
    </w:pPr>
  </w:style>
  <w:style w:type="paragraph" w:customStyle="1" w:styleId="ExampleTableRowHead1">
    <w:name w:val="Example_TableRowHead1"/>
    <w:basedOn w:val="ExampleTableBody"/>
    <w:uiPriority w:val="1"/>
    <w:qFormat/>
    <w:rsid w:val="003F142C"/>
    <w:rPr>
      <w:b/>
      <w:color w:val="00B050"/>
    </w:rPr>
  </w:style>
  <w:style w:type="paragraph" w:customStyle="1" w:styleId="ExampleTableNote">
    <w:name w:val="Example_TableNote"/>
    <w:basedOn w:val="ExampleTableBody"/>
    <w:uiPriority w:val="1"/>
    <w:qFormat/>
    <w:rsid w:val="009C676B"/>
  </w:style>
  <w:style w:type="paragraph" w:customStyle="1" w:styleId="Box2-BL2">
    <w:name w:val="Box2-BL2"/>
    <w:basedOn w:val="Normal"/>
    <w:uiPriority w:val="1"/>
    <w:qFormat/>
    <w:rsid w:val="003F142C"/>
    <w:pPr>
      <w:numPr>
        <w:numId w:val="94"/>
      </w:numPr>
    </w:pPr>
  </w:style>
  <w:style w:type="paragraph" w:customStyle="1" w:styleId="eXtractBulletList2">
    <w:name w:val="eXtractBulletList2"/>
    <w:basedOn w:val="Normal"/>
    <w:uiPriority w:val="1"/>
    <w:qFormat/>
    <w:rsid w:val="003F142C"/>
    <w:pPr>
      <w:numPr>
        <w:numId w:val="159"/>
      </w:numPr>
      <w:ind w:left="720"/>
    </w:pPr>
    <w:rPr>
      <w:color w:val="A6A6A6" w:themeColor="background1" w:themeShade="A6"/>
    </w:rPr>
  </w:style>
  <w:style w:type="paragraph" w:customStyle="1" w:styleId="ReferencesHeading4">
    <w:name w:val="ReferencesHeading4"/>
    <w:basedOn w:val="Normal"/>
    <w:uiPriority w:val="1"/>
    <w:qFormat/>
    <w:rsid w:val="009C676B"/>
    <w:rPr>
      <w:b/>
      <w:color w:val="C45911" w:themeColor="accent2" w:themeShade="BF"/>
    </w:rPr>
  </w:style>
  <w:style w:type="paragraph" w:customStyle="1" w:styleId="VignetteeXtractTxt">
    <w:name w:val="Vignette_eXtractTxt"/>
    <w:basedOn w:val="Normal"/>
    <w:uiPriority w:val="1"/>
    <w:qFormat/>
    <w:rsid w:val="009C676B"/>
    <w:pPr>
      <w:ind w:left="1440"/>
    </w:pPr>
    <w:rPr>
      <w:color w:val="404040" w:themeColor="text1" w:themeTint="BF"/>
    </w:rPr>
  </w:style>
  <w:style w:type="paragraph" w:customStyle="1" w:styleId="VignetteSource">
    <w:name w:val="Vignette_Source"/>
    <w:basedOn w:val="Normal"/>
    <w:uiPriority w:val="1"/>
    <w:qFormat/>
    <w:rsid w:val="009C676B"/>
    <w:pPr>
      <w:ind w:left="7200"/>
    </w:pPr>
    <w:rPr>
      <w:color w:val="595959" w:themeColor="text1" w:themeTint="A6"/>
    </w:rPr>
  </w:style>
  <w:style w:type="paragraph" w:customStyle="1" w:styleId="Box1Head3">
    <w:name w:val="Box1Head3"/>
    <w:basedOn w:val="Head3"/>
    <w:uiPriority w:val="1"/>
    <w:qFormat/>
    <w:rsid w:val="003F142C"/>
  </w:style>
  <w:style w:type="paragraph" w:customStyle="1" w:styleId="Box1-NL3">
    <w:name w:val="Box1-NL3"/>
    <w:basedOn w:val="Normal"/>
    <w:uiPriority w:val="1"/>
    <w:qFormat/>
    <w:rsid w:val="003F142C"/>
    <w:pPr>
      <w:numPr>
        <w:numId w:val="95"/>
      </w:numPr>
    </w:pPr>
  </w:style>
  <w:style w:type="paragraph" w:customStyle="1" w:styleId="Box1-UL-FL3">
    <w:name w:val="Box1-UL-FL3"/>
    <w:basedOn w:val="Normal"/>
    <w:uiPriority w:val="1"/>
    <w:qFormat/>
    <w:rsid w:val="003F142C"/>
    <w:pPr>
      <w:ind w:left="580"/>
    </w:pPr>
  </w:style>
  <w:style w:type="paragraph" w:customStyle="1" w:styleId="Box1-UCRomanList1">
    <w:name w:val="Box1-UCRomanList1"/>
    <w:basedOn w:val="Normal"/>
    <w:uiPriority w:val="1"/>
    <w:qFormat/>
    <w:rsid w:val="003F142C"/>
    <w:pPr>
      <w:numPr>
        <w:numId w:val="96"/>
      </w:numPr>
    </w:pPr>
  </w:style>
  <w:style w:type="character" w:customStyle="1" w:styleId="codeitalic">
    <w:name w:val="code_italic"/>
    <w:uiPriority w:val="1"/>
    <w:qFormat/>
    <w:rsid w:val="003F142C"/>
    <w:rPr>
      <w:rFonts w:ascii="Courier New" w:hAnsi="Courier New"/>
      <w:i/>
      <w:sz w:val="20"/>
    </w:rPr>
  </w:style>
  <w:style w:type="character" w:customStyle="1" w:styleId="codeunderline">
    <w:name w:val="code_underline"/>
    <w:uiPriority w:val="1"/>
    <w:qFormat/>
    <w:rsid w:val="003F142C"/>
    <w:rPr>
      <w:u w:val="single"/>
    </w:rPr>
  </w:style>
  <w:style w:type="paragraph" w:customStyle="1" w:styleId="FN-NL1eXtract">
    <w:name w:val="FN-NL1eXtract"/>
    <w:basedOn w:val="Normal"/>
    <w:uiPriority w:val="1"/>
    <w:qFormat/>
    <w:rsid w:val="009C676B"/>
    <w:pPr>
      <w:ind w:left="720"/>
    </w:pPr>
    <w:rPr>
      <w:color w:val="808080" w:themeColor="background1" w:themeShade="80"/>
    </w:rPr>
  </w:style>
  <w:style w:type="paragraph" w:customStyle="1" w:styleId="FN-NL1eXtractSource">
    <w:name w:val="FN-NL1eXtractSource"/>
    <w:basedOn w:val="Normal"/>
    <w:uiPriority w:val="1"/>
    <w:qFormat/>
    <w:rsid w:val="009C676B"/>
    <w:pPr>
      <w:ind w:left="6480"/>
    </w:pPr>
    <w:rPr>
      <w:color w:val="808080" w:themeColor="background1" w:themeShade="80"/>
    </w:rPr>
  </w:style>
  <w:style w:type="paragraph" w:customStyle="1" w:styleId="ArrowList1">
    <w:name w:val="ArrowList1"/>
    <w:basedOn w:val="Normal"/>
    <w:uiPriority w:val="1"/>
    <w:qFormat/>
    <w:rsid w:val="003F142C"/>
    <w:pPr>
      <w:numPr>
        <w:numId w:val="97"/>
      </w:numPr>
    </w:pPr>
  </w:style>
  <w:style w:type="paragraph" w:customStyle="1" w:styleId="ArrowList2">
    <w:name w:val="ArrowList2"/>
    <w:basedOn w:val="Normal"/>
    <w:uiPriority w:val="1"/>
    <w:qFormat/>
    <w:rsid w:val="003F142C"/>
    <w:pPr>
      <w:numPr>
        <w:numId w:val="98"/>
      </w:numPr>
    </w:pPr>
  </w:style>
  <w:style w:type="paragraph" w:customStyle="1" w:styleId="Arrow1Para">
    <w:name w:val="Arrow1Para"/>
    <w:basedOn w:val="Normal"/>
    <w:uiPriority w:val="1"/>
    <w:qFormat/>
    <w:rsid w:val="003F142C"/>
    <w:pPr>
      <w:ind w:left="720"/>
    </w:pPr>
  </w:style>
  <w:style w:type="paragraph" w:customStyle="1" w:styleId="Arrow2Para">
    <w:name w:val="Arrow2Para"/>
    <w:basedOn w:val="Normal"/>
    <w:uiPriority w:val="1"/>
    <w:qFormat/>
    <w:rsid w:val="003F142C"/>
    <w:pPr>
      <w:ind w:left="1440"/>
    </w:pPr>
  </w:style>
  <w:style w:type="paragraph" w:customStyle="1" w:styleId="FN-BulletList1">
    <w:name w:val="FN-BulletList1"/>
    <w:basedOn w:val="Normal"/>
    <w:uiPriority w:val="1"/>
    <w:qFormat/>
    <w:rsid w:val="009C676B"/>
    <w:pPr>
      <w:numPr>
        <w:numId w:val="99"/>
      </w:numPr>
    </w:pPr>
  </w:style>
  <w:style w:type="paragraph" w:customStyle="1" w:styleId="FN-Lc-RomanList1">
    <w:name w:val="FN-Lc-RomanList1"/>
    <w:basedOn w:val="Normal"/>
    <w:uiPriority w:val="1"/>
    <w:qFormat/>
    <w:rsid w:val="009C676B"/>
    <w:pPr>
      <w:numPr>
        <w:numId w:val="100"/>
      </w:numPr>
    </w:pPr>
  </w:style>
  <w:style w:type="paragraph" w:customStyle="1" w:styleId="Box2PoetryTitle">
    <w:name w:val="Box2_PoetryTitle"/>
    <w:basedOn w:val="Normal"/>
    <w:uiPriority w:val="1"/>
    <w:qFormat/>
    <w:rsid w:val="003F142C"/>
    <w:rPr>
      <w:color w:val="C45911" w:themeColor="accent2" w:themeShade="BF"/>
    </w:rPr>
  </w:style>
  <w:style w:type="paragraph" w:customStyle="1" w:styleId="Box2PoetryLine">
    <w:name w:val="Box2_PoetryLine"/>
    <w:basedOn w:val="Normal"/>
    <w:uiPriority w:val="1"/>
    <w:qFormat/>
    <w:rsid w:val="003F142C"/>
    <w:pPr>
      <w:ind w:left="1440"/>
    </w:pPr>
    <w:rPr>
      <w:color w:val="F4B083" w:themeColor="accent2" w:themeTint="99"/>
    </w:rPr>
  </w:style>
  <w:style w:type="paragraph" w:customStyle="1" w:styleId="Box2PoemSource">
    <w:name w:val="Box2_PoemSource"/>
    <w:basedOn w:val="Normal"/>
    <w:uiPriority w:val="1"/>
    <w:qFormat/>
    <w:rsid w:val="003F142C"/>
    <w:pPr>
      <w:ind w:left="5040"/>
    </w:pPr>
    <w:rPr>
      <w:color w:val="833C0B" w:themeColor="accent2" w:themeShade="80"/>
    </w:rPr>
  </w:style>
  <w:style w:type="paragraph" w:customStyle="1" w:styleId="Box2-UL-FL1">
    <w:name w:val="Box2-UL-FL1"/>
    <w:basedOn w:val="Box1-UL-FL1"/>
    <w:uiPriority w:val="1"/>
    <w:qFormat/>
    <w:rsid w:val="003F142C"/>
  </w:style>
  <w:style w:type="paragraph" w:customStyle="1" w:styleId="Box1TableBulletList1">
    <w:name w:val="Box1_TableBulletList1"/>
    <w:basedOn w:val="TableBulletList1"/>
    <w:uiPriority w:val="1"/>
    <w:qFormat/>
    <w:rsid w:val="003F142C"/>
  </w:style>
  <w:style w:type="paragraph" w:customStyle="1" w:styleId="Box1TableBulletList2">
    <w:name w:val="Box1_TableBulletList2"/>
    <w:basedOn w:val="TableBody"/>
    <w:uiPriority w:val="1"/>
    <w:qFormat/>
    <w:rsid w:val="003F142C"/>
    <w:pPr>
      <w:numPr>
        <w:numId w:val="101"/>
      </w:numPr>
      <w:tabs>
        <w:tab w:val="num" w:pos="360"/>
      </w:tabs>
      <w:ind w:left="0" w:firstLine="0"/>
    </w:pPr>
  </w:style>
  <w:style w:type="paragraph" w:customStyle="1" w:styleId="Box1TableNumberList1">
    <w:name w:val="Box1_TableNumberList1"/>
    <w:basedOn w:val="Normal"/>
    <w:uiPriority w:val="1"/>
    <w:qFormat/>
    <w:rsid w:val="003F142C"/>
    <w:pPr>
      <w:numPr>
        <w:numId w:val="102"/>
      </w:numPr>
      <w:tabs>
        <w:tab w:val="num" w:pos="360"/>
      </w:tabs>
      <w:ind w:left="0" w:firstLine="0"/>
    </w:pPr>
  </w:style>
  <w:style w:type="paragraph" w:customStyle="1" w:styleId="ReferencePara-Indented">
    <w:name w:val="ReferencePara-Indented"/>
    <w:basedOn w:val="Normal"/>
    <w:uiPriority w:val="1"/>
    <w:qFormat/>
    <w:rsid w:val="009C676B"/>
    <w:pPr>
      <w:ind w:left="720"/>
    </w:pPr>
  </w:style>
  <w:style w:type="paragraph" w:customStyle="1" w:styleId="Reference-UL-FL1">
    <w:name w:val="Reference-UL-FL1"/>
    <w:basedOn w:val="Normal"/>
    <w:uiPriority w:val="1"/>
    <w:qFormat/>
    <w:rsid w:val="009C676B"/>
    <w:pPr>
      <w:ind w:left="720"/>
    </w:pPr>
    <w:rPr>
      <w:color w:val="538135" w:themeColor="accent6" w:themeShade="BF"/>
    </w:rPr>
  </w:style>
  <w:style w:type="paragraph" w:customStyle="1" w:styleId="Box5-BL2">
    <w:name w:val="Box5-BL2"/>
    <w:basedOn w:val="Normal"/>
    <w:uiPriority w:val="1"/>
    <w:qFormat/>
    <w:rsid w:val="003F142C"/>
    <w:pPr>
      <w:numPr>
        <w:numId w:val="103"/>
      </w:numPr>
      <w:tabs>
        <w:tab w:val="num" w:pos="360"/>
      </w:tabs>
      <w:ind w:left="0" w:firstLine="0"/>
    </w:pPr>
  </w:style>
  <w:style w:type="paragraph" w:customStyle="1" w:styleId="Box5Title">
    <w:name w:val="Box5Title"/>
    <w:basedOn w:val="Normal"/>
    <w:uiPriority w:val="1"/>
    <w:qFormat/>
    <w:rsid w:val="003F142C"/>
    <w:rPr>
      <w:b/>
      <w:color w:val="1F4E79" w:themeColor="accent5" w:themeShade="80"/>
    </w:rPr>
  </w:style>
  <w:style w:type="paragraph" w:customStyle="1" w:styleId="Box5Head1">
    <w:name w:val="Box5Head1"/>
    <w:basedOn w:val="Normal"/>
    <w:uiPriority w:val="1"/>
    <w:qFormat/>
    <w:rsid w:val="003F142C"/>
    <w:rPr>
      <w:b/>
      <w:color w:val="2E74B5" w:themeColor="accent5" w:themeShade="BF"/>
    </w:rPr>
  </w:style>
  <w:style w:type="paragraph" w:customStyle="1" w:styleId="Box5Para">
    <w:name w:val="Box5Para"/>
    <w:basedOn w:val="Normal"/>
    <w:uiPriority w:val="1"/>
    <w:qFormat/>
    <w:rsid w:val="003F142C"/>
  </w:style>
  <w:style w:type="paragraph" w:customStyle="1" w:styleId="Head1Number">
    <w:name w:val="Head1Number"/>
    <w:basedOn w:val="Normal"/>
    <w:uiPriority w:val="1"/>
    <w:qFormat/>
    <w:rsid w:val="009C676B"/>
    <w:rPr>
      <w:b/>
      <w:color w:val="171717" w:themeColor="background2" w:themeShade="1A"/>
    </w:rPr>
  </w:style>
  <w:style w:type="paragraph" w:customStyle="1" w:styleId="Box3Head1">
    <w:name w:val="Box3Head1"/>
    <w:basedOn w:val="Normal"/>
    <w:uiPriority w:val="1"/>
    <w:qFormat/>
    <w:rsid w:val="003F142C"/>
    <w:rPr>
      <w:b/>
      <w:color w:val="FF0000"/>
    </w:rPr>
  </w:style>
  <w:style w:type="paragraph" w:customStyle="1" w:styleId="CaseStudy-BoxTitle">
    <w:name w:val="CaseStudy-BoxTitle"/>
    <w:basedOn w:val="Normal"/>
    <w:uiPriority w:val="1"/>
    <w:qFormat/>
    <w:rsid w:val="003F142C"/>
    <w:rPr>
      <w:b/>
      <w:color w:val="ED7D31" w:themeColor="accent2"/>
    </w:rPr>
  </w:style>
  <w:style w:type="paragraph" w:customStyle="1" w:styleId="CaseStudy-BoxHead1">
    <w:name w:val="CaseStudy-BoxHead1"/>
    <w:basedOn w:val="Normal"/>
    <w:uiPriority w:val="1"/>
    <w:qFormat/>
    <w:rsid w:val="003F142C"/>
    <w:rPr>
      <w:b/>
      <w:color w:val="4472C4" w:themeColor="accent1"/>
    </w:rPr>
  </w:style>
  <w:style w:type="paragraph" w:customStyle="1" w:styleId="CaseStudy-BoxPara">
    <w:name w:val="CaseStudy-BoxPara"/>
    <w:basedOn w:val="Normal"/>
    <w:uiPriority w:val="1"/>
    <w:qFormat/>
    <w:rsid w:val="003F142C"/>
  </w:style>
  <w:style w:type="paragraph" w:customStyle="1" w:styleId="CaseStudy-FigureLegend">
    <w:name w:val="CaseStudy-FigureLegend"/>
    <w:basedOn w:val="BoxFigureLegend"/>
    <w:uiPriority w:val="1"/>
    <w:qFormat/>
    <w:rsid w:val="003F142C"/>
  </w:style>
  <w:style w:type="character" w:customStyle="1" w:styleId="CaseStudyFigureNumber">
    <w:name w:val="CaseStudyFigureNumber"/>
    <w:basedOn w:val="DefaultParagraphFont"/>
    <w:uiPriority w:val="1"/>
    <w:qFormat/>
    <w:rsid w:val="003F142C"/>
    <w:rPr>
      <w:color w:val="BF8F00" w:themeColor="accent4" w:themeShade="BF"/>
    </w:rPr>
  </w:style>
  <w:style w:type="paragraph" w:customStyle="1" w:styleId="BibliographyHeading5">
    <w:name w:val="BibliographyHeading5"/>
    <w:basedOn w:val="Normal"/>
    <w:uiPriority w:val="1"/>
    <w:qFormat/>
    <w:rsid w:val="003F142C"/>
    <w:rPr>
      <w:b/>
      <w:color w:val="C00000"/>
    </w:rPr>
  </w:style>
  <w:style w:type="paragraph" w:customStyle="1" w:styleId="AbstractBulletList1">
    <w:name w:val="AbstractBulletList1"/>
    <w:basedOn w:val="Normal"/>
    <w:uiPriority w:val="1"/>
    <w:qFormat/>
    <w:rsid w:val="003F142C"/>
    <w:pPr>
      <w:numPr>
        <w:numId w:val="223"/>
      </w:numPr>
    </w:pPr>
    <w:rPr>
      <w:color w:val="993366"/>
    </w:rPr>
  </w:style>
  <w:style w:type="paragraph" w:customStyle="1" w:styleId="AbstractNumberList1">
    <w:name w:val="AbstractNumberList1"/>
    <w:basedOn w:val="Normal"/>
    <w:uiPriority w:val="1"/>
    <w:qFormat/>
    <w:rsid w:val="003F142C"/>
    <w:pPr>
      <w:numPr>
        <w:numId w:val="224"/>
      </w:numPr>
    </w:pPr>
  </w:style>
  <w:style w:type="paragraph" w:customStyle="1" w:styleId="AbstractUL-FLI">
    <w:name w:val="AbstractUL-FLI"/>
    <w:basedOn w:val="Normal"/>
    <w:uiPriority w:val="1"/>
    <w:qFormat/>
    <w:rsid w:val="003F142C"/>
    <w:rPr>
      <w:color w:val="993366"/>
    </w:rPr>
  </w:style>
  <w:style w:type="paragraph" w:customStyle="1" w:styleId="Box1ExampleTitle">
    <w:name w:val="Box1_ExampleTitle"/>
    <w:basedOn w:val="Normal"/>
    <w:uiPriority w:val="1"/>
    <w:qFormat/>
    <w:rsid w:val="003F142C"/>
    <w:rPr>
      <w:b/>
      <w:color w:val="525252" w:themeColor="accent3" w:themeShade="80"/>
    </w:rPr>
  </w:style>
  <w:style w:type="paragraph" w:customStyle="1" w:styleId="TableFootnote-BL1">
    <w:name w:val="TableFootnote-BL1"/>
    <w:basedOn w:val="Normal"/>
    <w:uiPriority w:val="1"/>
    <w:qFormat/>
    <w:rsid w:val="009C676B"/>
    <w:pPr>
      <w:numPr>
        <w:numId w:val="104"/>
      </w:numPr>
    </w:pPr>
    <w:rPr>
      <w:sz w:val="18"/>
    </w:rPr>
  </w:style>
  <w:style w:type="paragraph" w:customStyle="1" w:styleId="Box2ExampleTitle">
    <w:name w:val="Box2_ExampleTitle"/>
    <w:basedOn w:val="Normal"/>
    <w:uiPriority w:val="1"/>
    <w:qFormat/>
    <w:rsid w:val="003F142C"/>
    <w:rPr>
      <w:b/>
      <w:color w:val="2E74B5" w:themeColor="accent5" w:themeShade="BF"/>
    </w:rPr>
  </w:style>
  <w:style w:type="paragraph" w:customStyle="1" w:styleId="Box2ExamplePara">
    <w:name w:val="Box2_ExamplePara"/>
    <w:basedOn w:val="Normal"/>
    <w:uiPriority w:val="1"/>
    <w:qFormat/>
    <w:rsid w:val="003F142C"/>
  </w:style>
  <w:style w:type="paragraph" w:customStyle="1" w:styleId="FigurePara">
    <w:name w:val="FigurePara"/>
    <w:basedOn w:val="Normal"/>
    <w:uiPriority w:val="1"/>
    <w:qFormat/>
    <w:rsid w:val="009C676B"/>
  </w:style>
  <w:style w:type="paragraph" w:customStyle="1" w:styleId="GlossarySource">
    <w:name w:val="GlossarySource"/>
    <w:basedOn w:val="Normal"/>
    <w:uiPriority w:val="1"/>
    <w:qFormat/>
    <w:rsid w:val="009C676B"/>
  </w:style>
  <w:style w:type="paragraph" w:customStyle="1" w:styleId="SummaryLc-RomanList1">
    <w:name w:val="Summary_Lc-RomanList1"/>
    <w:basedOn w:val="Normal"/>
    <w:uiPriority w:val="1"/>
    <w:qFormat/>
    <w:rsid w:val="009C676B"/>
    <w:pPr>
      <w:numPr>
        <w:numId w:val="105"/>
      </w:numPr>
    </w:pPr>
  </w:style>
  <w:style w:type="paragraph" w:customStyle="1" w:styleId="SummaryNote">
    <w:name w:val="Summary_Note"/>
    <w:basedOn w:val="Normal"/>
    <w:uiPriority w:val="1"/>
    <w:qFormat/>
    <w:rsid w:val="009C676B"/>
    <w:pPr>
      <w:ind w:left="720"/>
    </w:pPr>
  </w:style>
  <w:style w:type="paragraph" w:customStyle="1" w:styleId="ListFigure">
    <w:name w:val="ListFigure"/>
    <w:basedOn w:val="Normal"/>
    <w:uiPriority w:val="1"/>
    <w:qFormat/>
    <w:rsid w:val="009C676B"/>
  </w:style>
  <w:style w:type="paragraph" w:customStyle="1" w:styleId="ParaCentre">
    <w:name w:val="Para_Centre"/>
    <w:basedOn w:val="Normal"/>
    <w:uiPriority w:val="1"/>
    <w:qFormat/>
    <w:rsid w:val="009C676B"/>
    <w:pPr>
      <w:jc w:val="center"/>
    </w:pPr>
  </w:style>
  <w:style w:type="paragraph" w:customStyle="1" w:styleId="ParaRight">
    <w:name w:val="Para_Right"/>
    <w:basedOn w:val="Normal"/>
    <w:uiPriority w:val="1"/>
    <w:qFormat/>
    <w:rsid w:val="009C676B"/>
    <w:pPr>
      <w:jc w:val="right"/>
    </w:pPr>
  </w:style>
  <w:style w:type="character" w:customStyle="1" w:styleId="OrcidID">
    <w:name w:val="Orcid_ID"/>
    <w:basedOn w:val="DefaultParagraphFont"/>
    <w:uiPriority w:val="1"/>
    <w:qFormat/>
    <w:rsid w:val="003F142C"/>
    <w:rPr>
      <w:b/>
      <w:color w:val="0070C0"/>
      <w:u w:val="single"/>
    </w:rPr>
  </w:style>
  <w:style w:type="paragraph" w:customStyle="1" w:styleId="eXtractLc-Alpha1Para">
    <w:name w:val="eXtractLc-Alpha1Para"/>
    <w:basedOn w:val="Normal"/>
    <w:uiPriority w:val="1"/>
    <w:qFormat/>
    <w:rsid w:val="009C676B"/>
    <w:pPr>
      <w:ind w:left="720"/>
    </w:pPr>
  </w:style>
  <w:style w:type="paragraph" w:customStyle="1" w:styleId="eXtractTablebody">
    <w:name w:val="eXtract_Tablebody"/>
    <w:basedOn w:val="Normal"/>
    <w:uiPriority w:val="1"/>
    <w:qFormat/>
    <w:rsid w:val="009C676B"/>
  </w:style>
  <w:style w:type="paragraph" w:customStyle="1" w:styleId="EN-DialogSource">
    <w:name w:val="EN-DialogSource"/>
    <w:basedOn w:val="Normal"/>
    <w:uiPriority w:val="1"/>
    <w:qFormat/>
    <w:rsid w:val="009C676B"/>
    <w:pPr>
      <w:ind w:left="6480"/>
    </w:pPr>
    <w:rPr>
      <w:color w:val="990099"/>
    </w:rPr>
  </w:style>
  <w:style w:type="paragraph" w:customStyle="1" w:styleId="Box1-NL1-Extract">
    <w:name w:val="Box1-NL1-Extract"/>
    <w:basedOn w:val="Normal"/>
    <w:uiPriority w:val="1"/>
    <w:qFormat/>
    <w:rsid w:val="003F142C"/>
    <w:pPr>
      <w:ind w:left="1440"/>
    </w:pPr>
    <w:rPr>
      <w:color w:val="808080" w:themeColor="background1" w:themeShade="80"/>
    </w:rPr>
  </w:style>
  <w:style w:type="paragraph" w:customStyle="1" w:styleId="Box1-NL1-ExtractSource">
    <w:name w:val="Box1-NL1-ExtractSource"/>
    <w:basedOn w:val="Normal"/>
    <w:uiPriority w:val="1"/>
    <w:qFormat/>
    <w:rsid w:val="003F142C"/>
    <w:pPr>
      <w:ind w:left="6480"/>
    </w:pPr>
    <w:rPr>
      <w:color w:val="808080" w:themeColor="background1" w:themeShade="80"/>
    </w:rPr>
  </w:style>
  <w:style w:type="paragraph" w:customStyle="1" w:styleId="eXtractPoemSource">
    <w:name w:val="eXtractPoemSource"/>
    <w:basedOn w:val="Normal"/>
    <w:uiPriority w:val="1"/>
    <w:qFormat/>
    <w:rsid w:val="009C676B"/>
    <w:pPr>
      <w:ind w:left="5040"/>
    </w:pPr>
    <w:rPr>
      <w:color w:val="D99594"/>
    </w:rPr>
  </w:style>
  <w:style w:type="paragraph" w:customStyle="1" w:styleId="Uc-AlphaList4">
    <w:name w:val="Uc-AlphaList4"/>
    <w:basedOn w:val="Normal"/>
    <w:uiPriority w:val="1"/>
    <w:qFormat/>
    <w:rsid w:val="003F142C"/>
    <w:pPr>
      <w:numPr>
        <w:numId w:val="201"/>
      </w:numPr>
      <w:tabs>
        <w:tab w:val="num" w:pos="360"/>
      </w:tabs>
      <w:ind w:left="0" w:firstLine="0"/>
    </w:pPr>
  </w:style>
  <w:style w:type="paragraph" w:customStyle="1" w:styleId="EndnoteTableColumnHead1">
    <w:name w:val="EndnoteTableColumnHead1"/>
    <w:basedOn w:val="Normal"/>
    <w:uiPriority w:val="1"/>
    <w:qFormat/>
    <w:rsid w:val="009C676B"/>
    <w:pPr>
      <w:pBdr>
        <w:top w:val="single" w:sz="4" w:space="1" w:color="auto"/>
        <w:left w:val="single" w:sz="4" w:space="4" w:color="auto"/>
        <w:bottom w:val="single" w:sz="4" w:space="1" w:color="auto"/>
        <w:right w:val="single" w:sz="4" w:space="4" w:color="auto"/>
      </w:pBdr>
      <w:shd w:val="clear" w:color="auto" w:fill="FFC000" w:themeFill="accent4"/>
    </w:pPr>
  </w:style>
  <w:style w:type="paragraph" w:customStyle="1" w:styleId="ChapOutlineHeading">
    <w:name w:val="ChapOutlineHeading"/>
    <w:basedOn w:val="Normal"/>
    <w:uiPriority w:val="1"/>
    <w:qFormat/>
    <w:rsid w:val="003F142C"/>
  </w:style>
  <w:style w:type="paragraph" w:customStyle="1" w:styleId="ProblemNL1Para">
    <w:name w:val="Problem_NL1Para"/>
    <w:basedOn w:val="Normal"/>
    <w:uiPriority w:val="1"/>
    <w:qFormat/>
    <w:rsid w:val="009C676B"/>
    <w:pPr>
      <w:ind w:left="720"/>
    </w:pPr>
  </w:style>
  <w:style w:type="paragraph" w:customStyle="1" w:styleId="TableDialog1">
    <w:name w:val="Table_Dialog1"/>
    <w:basedOn w:val="Normal"/>
    <w:uiPriority w:val="1"/>
    <w:qFormat/>
    <w:rsid w:val="009C676B"/>
  </w:style>
  <w:style w:type="paragraph" w:customStyle="1" w:styleId="MarginNote">
    <w:name w:val="Margin_Note"/>
    <w:basedOn w:val="Normal"/>
    <w:uiPriority w:val="1"/>
    <w:qFormat/>
    <w:rsid w:val="009C676B"/>
  </w:style>
  <w:style w:type="paragraph" w:customStyle="1" w:styleId="SectionSubTitle">
    <w:name w:val="SectionSubTitle"/>
    <w:basedOn w:val="Normal"/>
    <w:uiPriority w:val="1"/>
    <w:qFormat/>
    <w:rsid w:val="009C676B"/>
    <w:rPr>
      <w:b/>
      <w:color w:val="6600FF"/>
    </w:rPr>
  </w:style>
  <w:style w:type="paragraph" w:customStyle="1" w:styleId="EN-Lc-RomanList2">
    <w:name w:val="EN-Lc-RomanList2"/>
    <w:basedOn w:val="Normal"/>
    <w:uiPriority w:val="1"/>
    <w:qFormat/>
    <w:rsid w:val="009C676B"/>
    <w:pPr>
      <w:numPr>
        <w:numId w:val="106"/>
      </w:numPr>
      <w:ind w:left="1080"/>
    </w:pPr>
    <w:rPr>
      <w:sz w:val="18"/>
      <w:szCs w:val="18"/>
    </w:rPr>
  </w:style>
  <w:style w:type="paragraph" w:customStyle="1" w:styleId="ChapOutlineNumber">
    <w:name w:val="ChapOutlineNumber"/>
    <w:basedOn w:val="Normal"/>
    <w:uiPriority w:val="1"/>
    <w:qFormat/>
    <w:rsid w:val="003F142C"/>
  </w:style>
  <w:style w:type="paragraph" w:customStyle="1" w:styleId="Example-BoxBulletList1">
    <w:name w:val="Example-BoxBulletList1"/>
    <w:basedOn w:val="Normal"/>
    <w:uiPriority w:val="1"/>
    <w:qFormat/>
    <w:rsid w:val="009C676B"/>
    <w:pPr>
      <w:numPr>
        <w:numId w:val="107"/>
      </w:numPr>
    </w:pPr>
  </w:style>
  <w:style w:type="paragraph" w:customStyle="1" w:styleId="ChapOutlineTitle">
    <w:name w:val="ChapOutlineTitle"/>
    <w:basedOn w:val="Normal"/>
    <w:uiPriority w:val="1"/>
    <w:qFormat/>
    <w:rsid w:val="003F142C"/>
  </w:style>
  <w:style w:type="paragraph" w:customStyle="1" w:styleId="IntroQuoteeXtractTxt">
    <w:name w:val="IntroQuote_eXtractTxt"/>
    <w:basedOn w:val="Normal"/>
    <w:rsid w:val="009C676B"/>
    <w:pPr>
      <w:suppressAutoHyphens/>
      <w:autoSpaceDN w:val="0"/>
      <w:ind w:left="720"/>
      <w:textAlignment w:val="baseline"/>
    </w:pPr>
    <w:rPr>
      <w:rFonts w:eastAsia="SimSun"/>
      <w:color w:val="808080"/>
    </w:rPr>
  </w:style>
  <w:style w:type="paragraph" w:customStyle="1" w:styleId="IntroQuoteeXtractSource">
    <w:name w:val="IntroQuote_eXtractSource"/>
    <w:basedOn w:val="Normal"/>
    <w:rsid w:val="009C676B"/>
    <w:pPr>
      <w:suppressAutoHyphens/>
      <w:autoSpaceDN w:val="0"/>
      <w:ind w:left="5040"/>
      <w:textAlignment w:val="baseline"/>
    </w:pPr>
    <w:rPr>
      <w:rFonts w:eastAsia="SimSun"/>
      <w:color w:val="808080"/>
    </w:rPr>
  </w:style>
  <w:style w:type="numbering" w:customStyle="1" w:styleId="LFO97">
    <w:name w:val="LFO97"/>
    <w:basedOn w:val="NoList"/>
    <w:rsid w:val="009C676B"/>
    <w:pPr>
      <w:numPr>
        <w:numId w:val="108"/>
      </w:numPr>
    </w:pPr>
  </w:style>
  <w:style w:type="paragraph" w:customStyle="1" w:styleId="ParaFL">
    <w:name w:val="Para_FL"/>
    <w:basedOn w:val="Normal"/>
    <w:link w:val="ParaFLChar"/>
    <w:uiPriority w:val="1"/>
    <w:qFormat/>
    <w:rsid w:val="003F142C"/>
  </w:style>
  <w:style w:type="paragraph" w:customStyle="1" w:styleId="Lc-AlphaListSource">
    <w:name w:val="Lc-AlphaListSource"/>
    <w:basedOn w:val="Normal"/>
    <w:rsid w:val="009C676B"/>
    <w:pPr>
      <w:suppressAutoHyphens/>
      <w:autoSpaceDN w:val="0"/>
      <w:ind w:left="5760"/>
      <w:textAlignment w:val="baseline"/>
    </w:pPr>
    <w:rPr>
      <w:rFonts w:eastAsia="SimSun"/>
    </w:rPr>
  </w:style>
  <w:style w:type="paragraph" w:customStyle="1" w:styleId="Uc-AlphaListSource">
    <w:name w:val="Uc-AlphaListSource"/>
    <w:basedOn w:val="Normal"/>
    <w:rsid w:val="009C676B"/>
    <w:pPr>
      <w:suppressAutoHyphens/>
      <w:autoSpaceDN w:val="0"/>
      <w:ind w:left="5760"/>
      <w:textAlignment w:val="baseline"/>
    </w:pPr>
    <w:rPr>
      <w:rFonts w:eastAsia="SimSun"/>
    </w:rPr>
  </w:style>
  <w:style w:type="paragraph" w:customStyle="1" w:styleId="AbstractBulletList2">
    <w:name w:val="AbstractBulletList2"/>
    <w:basedOn w:val="Normal"/>
    <w:uiPriority w:val="1"/>
    <w:qFormat/>
    <w:rsid w:val="003F142C"/>
    <w:pPr>
      <w:numPr>
        <w:numId w:val="109"/>
      </w:numPr>
      <w:tabs>
        <w:tab w:val="num" w:pos="360"/>
      </w:tabs>
      <w:ind w:left="0" w:firstLine="0"/>
    </w:pPr>
    <w:rPr>
      <w:color w:val="993366"/>
    </w:rPr>
  </w:style>
  <w:style w:type="paragraph" w:customStyle="1" w:styleId="UL-FL3Para">
    <w:name w:val="UL-FL3Para"/>
    <w:basedOn w:val="UL-FL3"/>
    <w:uiPriority w:val="14"/>
    <w:qFormat/>
    <w:rsid w:val="003F142C"/>
  </w:style>
  <w:style w:type="paragraph" w:customStyle="1" w:styleId="SummaryPara">
    <w:name w:val="SummaryPara"/>
    <w:basedOn w:val="Normal"/>
    <w:uiPriority w:val="1"/>
    <w:qFormat/>
    <w:rsid w:val="009C676B"/>
  </w:style>
  <w:style w:type="paragraph" w:customStyle="1" w:styleId="SummaryBL2">
    <w:name w:val="Summary_BL2"/>
    <w:basedOn w:val="Normal"/>
    <w:uiPriority w:val="1"/>
    <w:qFormat/>
    <w:rsid w:val="009C676B"/>
    <w:pPr>
      <w:numPr>
        <w:numId w:val="110"/>
      </w:numPr>
    </w:pPr>
    <w:rPr>
      <w:color w:val="000000" w:themeColor="text1"/>
    </w:rPr>
  </w:style>
  <w:style w:type="paragraph" w:customStyle="1" w:styleId="SummaryLc-AlphaList2">
    <w:name w:val="Summary_Lc-AlphaList2"/>
    <w:basedOn w:val="Normal"/>
    <w:uiPriority w:val="1"/>
    <w:qFormat/>
    <w:rsid w:val="009C676B"/>
    <w:pPr>
      <w:numPr>
        <w:numId w:val="111"/>
      </w:numPr>
      <w:ind w:left="1080"/>
    </w:pPr>
  </w:style>
  <w:style w:type="paragraph" w:customStyle="1" w:styleId="SummaryLc-RomanList3">
    <w:name w:val="Summary_Lc-RomanList3"/>
    <w:basedOn w:val="Normal"/>
    <w:uiPriority w:val="1"/>
    <w:qFormat/>
    <w:rsid w:val="009C676B"/>
    <w:pPr>
      <w:numPr>
        <w:numId w:val="112"/>
      </w:numPr>
      <w:ind w:left="1800"/>
    </w:pPr>
  </w:style>
  <w:style w:type="paragraph" w:customStyle="1" w:styleId="ComputerCodeBL1">
    <w:name w:val="ComputerCode_BL1"/>
    <w:basedOn w:val="ComputerCode"/>
    <w:uiPriority w:val="1"/>
    <w:qFormat/>
    <w:rsid w:val="009C676B"/>
    <w:pPr>
      <w:numPr>
        <w:numId w:val="113"/>
      </w:numPr>
    </w:pPr>
    <w:rPr>
      <w:rFonts w:eastAsia="Times New Roman"/>
    </w:rPr>
  </w:style>
  <w:style w:type="character" w:customStyle="1" w:styleId="codedblue">
    <w:name w:val="code_dblue"/>
    <w:uiPriority w:val="1"/>
    <w:qFormat/>
    <w:rsid w:val="003F142C"/>
    <w:rPr>
      <w:rFonts w:ascii="Courier New" w:hAnsi="Courier New"/>
      <w:color w:val="1F497D"/>
    </w:rPr>
  </w:style>
  <w:style w:type="character" w:customStyle="1" w:styleId="codegreen">
    <w:name w:val="code_green"/>
    <w:uiPriority w:val="1"/>
    <w:qFormat/>
    <w:rsid w:val="003F142C"/>
    <w:rPr>
      <w:rFonts w:ascii="Courier New" w:hAnsi="Courier New"/>
      <w:color w:val="228B22"/>
    </w:rPr>
  </w:style>
  <w:style w:type="character" w:customStyle="1" w:styleId="codedbrown">
    <w:name w:val="code_dbrown"/>
    <w:basedOn w:val="DefaultParagraphFont"/>
    <w:rsid w:val="003F142C"/>
    <w:rPr>
      <w:rFonts w:ascii="Courier New" w:eastAsia="Times New Roman" w:hAnsi="Courier New" w:cs="Times New Roman"/>
      <w:b/>
      <w:color w:val="CE5C00"/>
      <w:sz w:val="22"/>
      <w:shd w:val="clear" w:color="auto" w:fill="F8F8F8"/>
      <w:lang w:eastAsia="en-US"/>
    </w:rPr>
  </w:style>
  <w:style w:type="character" w:customStyle="1" w:styleId="codeblue">
    <w:name w:val="code_blue"/>
    <w:uiPriority w:val="1"/>
    <w:qFormat/>
    <w:rsid w:val="003F142C"/>
    <w:rPr>
      <w:rFonts w:ascii="Courier New" w:hAnsi="Courier New"/>
      <w:color w:val="0000FF"/>
    </w:rPr>
  </w:style>
  <w:style w:type="character" w:customStyle="1" w:styleId="codebrown">
    <w:name w:val="code_brown"/>
    <w:uiPriority w:val="1"/>
    <w:qFormat/>
    <w:rsid w:val="003F142C"/>
    <w:rPr>
      <w:color w:val="A31515"/>
    </w:rPr>
  </w:style>
  <w:style w:type="character" w:customStyle="1" w:styleId="codelblue">
    <w:name w:val="code_lblue"/>
    <w:uiPriority w:val="1"/>
    <w:qFormat/>
    <w:rsid w:val="003F142C"/>
    <w:rPr>
      <w:rFonts w:ascii="Courier New" w:hAnsi="Courier New"/>
      <w:color w:val="002060"/>
      <w:sz w:val="24"/>
    </w:rPr>
  </w:style>
  <w:style w:type="paragraph" w:customStyle="1" w:styleId="ParaSpace">
    <w:name w:val="Para_Space"/>
    <w:basedOn w:val="Para"/>
    <w:uiPriority w:val="1"/>
    <w:qFormat/>
    <w:rsid w:val="003F142C"/>
  </w:style>
  <w:style w:type="paragraph" w:customStyle="1" w:styleId="EnunciationBL1">
    <w:name w:val="EnunciationBL1"/>
    <w:basedOn w:val="Normal"/>
    <w:uiPriority w:val="1"/>
    <w:qFormat/>
    <w:rsid w:val="009C676B"/>
    <w:pPr>
      <w:numPr>
        <w:numId w:val="114"/>
      </w:numPr>
      <w:spacing w:line="480" w:lineRule="auto"/>
    </w:pPr>
  </w:style>
  <w:style w:type="paragraph" w:customStyle="1" w:styleId="EnunciationBL2">
    <w:name w:val="EnunciationBL2"/>
    <w:basedOn w:val="Normal"/>
    <w:uiPriority w:val="1"/>
    <w:qFormat/>
    <w:rsid w:val="009C676B"/>
    <w:pPr>
      <w:numPr>
        <w:numId w:val="115"/>
      </w:numPr>
      <w:spacing w:line="480" w:lineRule="auto"/>
      <w:ind w:left="1080"/>
    </w:pPr>
  </w:style>
  <w:style w:type="paragraph" w:customStyle="1" w:styleId="TableComputerCode">
    <w:name w:val="TableComputerCode"/>
    <w:basedOn w:val="Normal"/>
    <w:uiPriority w:val="1"/>
    <w:qFormat/>
    <w:rsid w:val="009C676B"/>
    <w:rPr>
      <w:rFonts w:ascii="Courier New" w:hAnsi="Courier New"/>
    </w:rPr>
  </w:style>
  <w:style w:type="paragraph" w:customStyle="1" w:styleId="AbstractLc-AlphaList1">
    <w:name w:val="Abstract_Lc-AlphaList1"/>
    <w:basedOn w:val="Normal"/>
    <w:uiPriority w:val="1"/>
    <w:qFormat/>
    <w:rsid w:val="003F142C"/>
    <w:pPr>
      <w:numPr>
        <w:numId w:val="116"/>
      </w:numPr>
      <w:tabs>
        <w:tab w:val="num" w:pos="360"/>
      </w:tabs>
      <w:ind w:left="0" w:firstLine="0"/>
    </w:pPr>
    <w:rPr>
      <w:color w:val="993366"/>
    </w:rPr>
  </w:style>
  <w:style w:type="paragraph" w:customStyle="1" w:styleId="Box2TableBody">
    <w:name w:val="Box2_TableBody"/>
    <w:basedOn w:val="Normal"/>
    <w:uiPriority w:val="1"/>
    <w:qFormat/>
    <w:rsid w:val="003F142C"/>
  </w:style>
  <w:style w:type="paragraph" w:customStyle="1" w:styleId="Box2TableColumnHead1">
    <w:name w:val="Box2_TableColumnHead1"/>
    <w:basedOn w:val="Box1TableColumnHead1"/>
    <w:uiPriority w:val="1"/>
    <w:qFormat/>
    <w:rsid w:val="003F142C"/>
  </w:style>
  <w:style w:type="paragraph" w:customStyle="1" w:styleId="Box3TableColumnHead1">
    <w:name w:val="Box3_TableColumnHead1"/>
    <w:basedOn w:val="Box2TableColumnHead1"/>
    <w:uiPriority w:val="1"/>
    <w:qFormat/>
    <w:rsid w:val="003F142C"/>
  </w:style>
  <w:style w:type="paragraph" w:customStyle="1" w:styleId="Box3TableBody">
    <w:name w:val="Box3_TableBody"/>
    <w:basedOn w:val="Box2TableBody"/>
    <w:uiPriority w:val="1"/>
    <w:qFormat/>
    <w:rsid w:val="003F142C"/>
  </w:style>
  <w:style w:type="paragraph" w:customStyle="1" w:styleId="CaseStudy-NL2">
    <w:name w:val="CaseStudy-NL2"/>
    <w:basedOn w:val="CaseStudy-NL1"/>
    <w:uiPriority w:val="1"/>
    <w:qFormat/>
    <w:rsid w:val="003F142C"/>
    <w:pPr>
      <w:numPr>
        <w:numId w:val="243"/>
      </w:numPr>
      <w:tabs>
        <w:tab w:val="num" w:pos="360"/>
      </w:tabs>
      <w:ind w:left="360"/>
    </w:pPr>
  </w:style>
  <w:style w:type="paragraph" w:customStyle="1" w:styleId="CaseStudyUc-RomanList1">
    <w:name w:val="CaseStudyUc-RomanList1"/>
    <w:basedOn w:val="Normal"/>
    <w:uiPriority w:val="1"/>
    <w:qFormat/>
    <w:rsid w:val="003F142C"/>
    <w:pPr>
      <w:numPr>
        <w:numId w:val="117"/>
      </w:numPr>
      <w:tabs>
        <w:tab w:val="num" w:pos="360"/>
      </w:tabs>
      <w:ind w:left="0" w:firstLine="0"/>
    </w:pPr>
  </w:style>
  <w:style w:type="paragraph" w:customStyle="1" w:styleId="SummaryeXtractTxt">
    <w:name w:val="Summary_eXtractTxt"/>
    <w:basedOn w:val="Normal"/>
    <w:uiPriority w:val="1"/>
    <w:qFormat/>
    <w:rsid w:val="009C676B"/>
    <w:pPr>
      <w:ind w:left="720"/>
    </w:pPr>
    <w:rPr>
      <w:color w:val="AEAAAA" w:themeColor="background2" w:themeShade="BF"/>
    </w:rPr>
  </w:style>
  <w:style w:type="paragraph" w:customStyle="1" w:styleId="SummaryeXtractSource">
    <w:name w:val="Summary_eXtractSource"/>
    <w:basedOn w:val="Normal"/>
    <w:uiPriority w:val="1"/>
    <w:qFormat/>
    <w:rsid w:val="009C676B"/>
    <w:pPr>
      <w:ind w:left="6480"/>
    </w:pPr>
    <w:rPr>
      <w:color w:val="AEAAAA" w:themeColor="background2" w:themeShade="BF"/>
    </w:rPr>
  </w:style>
  <w:style w:type="paragraph" w:customStyle="1" w:styleId="Box1-ULFL1-extractTxt">
    <w:name w:val="Box1-ULFL1-extractTxt"/>
    <w:basedOn w:val="Normal"/>
    <w:uiPriority w:val="1"/>
    <w:qFormat/>
    <w:rsid w:val="003F142C"/>
    <w:pPr>
      <w:ind w:left="1440"/>
    </w:pPr>
    <w:rPr>
      <w:color w:val="A6A6A6" w:themeColor="background1" w:themeShade="A6"/>
    </w:rPr>
  </w:style>
  <w:style w:type="paragraph" w:customStyle="1" w:styleId="Summary-NL1Para">
    <w:name w:val="Summary-NL1Para"/>
    <w:basedOn w:val="Normal"/>
    <w:uiPriority w:val="1"/>
    <w:qFormat/>
    <w:rsid w:val="009C676B"/>
    <w:pPr>
      <w:ind w:left="720"/>
    </w:pPr>
  </w:style>
  <w:style w:type="paragraph" w:customStyle="1" w:styleId="SummaryNL1eXtractTxt">
    <w:name w:val="Summary_NL1eXtractTxt"/>
    <w:basedOn w:val="Normal"/>
    <w:uiPriority w:val="1"/>
    <w:qFormat/>
    <w:rsid w:val="009C676B"/>
    <w:pPr>
      <w:ind w:left="1440"/>
    </w:pPr>
    <w:rPr>
      <w:color w:val="808080" w:themeColor="background1" w:themeShade="80"/>
    </w:rPr>
  </w:style>
  <w:style w:type="paragraph" w:customStyle="1" w:styleId="SummaryLc-Alpha2Para">
    <w:name w:val="Summary_Lc-Alpha2Para"/>
    <w:basedOn w:val="Normal"/>
    <w:uiPriority w:val="1"/>
    <w:qFormat/>
    <w:rsid w:val="009C676B"/>
    <w:pPr>
      <w:ind w:left="720"/>
    </w:pPr>
  </w:style>
  <w:style w:type="paragraph" w:customStyle="1" w:styleId="Box2-LCAlphaList2">
    <w:name w:val="Box2-LCAlphaList2"/>
    <w:basedOn w:val="Normal"/>
    <w:uiPriority w:val="1"/>
    <w:qFormat/>
    <w:rsid w:val="003F142C"/>
    <w:pPr>
      <w:numPr>
        <w:numId w:val="118"/>
      </w:numPr>
      <w:tabs>
        <w:tab w:val="num" w:pos="360"/>
      </w:tabs>
      <w:ind w:left="0" w:firstLine="0"/>
    </w:pPr>
  </w:style>
  <w:style w:type="paragraph" w:customStyle="1" w:styleId="Box4Title">
    <w:name w:val="Box4Title"/>
    <w:basedOn w:val="Normal"/>
    <w:uiPriority w:val="1"/>
    <w:qFormat/>
    <w:rsid w:val="003F142C"/>
    <w:rPr>
      <w:b/>
      <w:color w:val="ED7D31" w:themeColor="accent2"/>
    </w:rPr>
  </w:style>
  <w:style w:type="paragraph" w:customStyle="1" w:styleId="Box4-NL1">
    <w:name w:val="Box4-NL1"/>
    <w:basedOn w:val="Normal"/>
    <w:uiPriority w:val="1"/>
    <w:qFormat/>
    <w:rsid w:val="003F142C"/>
    <w:pPr>
      <w:numPr>
        <w:numId w:val="119"/>
      </w:numPr>
      <w:tabs>
        <w:tab w:val="num" w:pos="360"/>
      </w:tabs>
      <w:ind w:left="0" w:firstLine="0"/>
    </w:pPr>
  </w:style>
  <w:style w:type="paragraph" w:customStyle="1" w:styleId="Box4-ULFL1">
    <w:name w:val="Box4-ULFL1"/>
    <w:basedOn w:val="Normal"/>
    <w:uiPriority w:val="1"/>
    <w:qFormat/>
    <w:rsid w:val="003F142C"/>
    <w:pPr>
      <w:ind w:left="720"/>
    </w:pPr>
    <w:rPr>
      <w:color w:val="BF8F00" w:themeColor="accent4" w:themeShade="BF"/>
    </w:rPr>
  </w:style>
  <w:style w:type="paragraph" w:customStyle="1" w:styleId="Box4-LcAlphaList1">
    <w:name w:val="Box4-LcAlphaList1"/>
    <w:basedOn w:val="Normal"/>
    <w:uiPriority w:val="1"/>
    <w:qFormat/>
    <w:rsid w:val="003F142C"/>
    <w:pPr>
      <w:numPr>
        <w:numId w:val="120"/>
      </w:numPr>
      <w:tabs>
        <w:tab w:val="num" w:pos="360"/>
      </w:tabs>
      <w:ind w:left="0" w:firstLine="0"/>
    </w:pPr>
  </w:style>
  <w:style w:type="paragraph" w:customStyle="1" w:styleId="BibReference-ULFL2">
    <w:name w:val="BibReference-ULFL2"/>
    <w:basedOn w:val="Normal"/>
    <w:uiPriority w:val="1"/>
    <w:qFormat/>
    <w:rsid w:val="003F142C"/>
    <w:pPr>
      <w:ind w:left="1440"/>
    </w:pPr>
  </w:style>
  <w:style w:type="paragraph" w:customStyle="1" w:styleId="SuggestedReadingHeading2">
    <w:name w:val="SuggestedReadingHeading2"/>
    <w:basedOn w:val="Normal"/>
    <w:uiPriority w:val="1"/>
    <w:qFormat/>
    <w:rsid w:val="009C676B"/>
    <w:rPr>
      <w:b/>
    </w:rPr>
  </w:style>
  <w:style w:type="paragraph" w:customStyle="1" w:styleId="SuggestReadPara">
    <w:name w:val="SuggestReadPara"/>
    <w:basedOn w:val="Normal"/>
    <w:uiPriority w:val="1"/>
    <w:qFormat/>
    <w:rsid w:val="009C676B"/>
  </w:style>
  <w:style w:type="paragraph" w:customStyle="1" w:styleId="EndnoteTableSource">
    <w:name w:val="EndnoteTableSource"/>
    <w:basedOn w:val="Normal"/>
    <w:uiPriority w:val="1"/>
    <w:qFormat/>
    <w:rsid w:val="009C676B"/>
  </w:style>
  <w:style w:type="paragraph" w:customStyle="1" w:styleId="Bullet3Para">
    <w:name w:val="Bullet3Para"/>
    <w:basedOn w:val="Normal"/>
    <w:uiPriority w:val="1"/>
    <w:qFormat/>
    <w:rsid w:val="003F142C"/>
    <w:pPr>
      <w:ind w:left="1080"/>
    </w:pPr>
  </w:style>
  <w:style w:type="paragraph" w:customStyle="1" w:styleId="eXtract-BL1Para">
    <w:name w:val="eXtract-BL1Para"/>
    <w:basedOn w:val="Normal"/>
    <w:uiPriority w:val="1"/>
    <w:qFormat/>
    <w:rsid w:val="009C676B"/>
    <w:pPr>
      <w:ind w:left="720"/>
    </w:pPr>
  </w:style>
  <w:style w:type="paragraph" w:customStyle="1" w:styleId="Summary-NL2">
    <w:name w:val="Summary-NL2"/>
    <w:basedOn w:val="Normal"/>
    <w:uiPriority w:val="1"/>
    <w:qFormat/>
    <w:rsid w:val="009C676B"/>
    <w:pPr>
      <w:numPr>
        <w:numId w:val="121"/>
      </w:numPr>
      <w:ind w:left="1080"/>
    </w:pPr>
  </w:style>
  <w:style w:type="paragraph" w:customStyle="1" w:styleId="CaseStudyTableColumnHead1">
    <w:name w:val="CaseStudyTableColumnHead1"/>
    <w:basedOn w:val="Normal"/>
    <w:uiPriority w:val="1"/>
    <w:qFormat/>
    <w:rsid w:val="003F142C"/>
    <w:pPr>
      <w:shd w:val="clear" w:color="auto" w:fill="8EAADB" w:themeFill="accent1" w:themeFillTint="99"/>
    </w:pPr>
  </w:style>
  <w:style w:type="paragraph" w:customStyle="1" w:styleId="CaseStudyTableBody">
    <w:name w:val="CaseStudyTableBody"/>
    <w:basedOn w:val="Normal"/>
    <w:uiPriority w:val="1"/>
    <w:qFormat/>
    <w:rsid w:val="003F142C"/>
  </w:style>
  <w:style w:type="paragraph" w:customStyle="1" w:styleId="CaseStudyTableSource">
    <w:name w:val="CaseStudyTableSource"/>
    <w:basedOn w:val="Normal"/>
    <w:uiPriority w:val="1"/>
    <w:qFormat/>
    <w:rsid w:val="003F142C"/>
  </w:style>
  <w:style w:type="paragraph" w:customStyle="1" w:styleId="CaseStudyTableFootnote">
    <w:name w:val="CaseStudyTableFootnote"/>
    <w:basedOn w:val="Normal"/>
    <w:uiPriority w:val="1"/>
    <w:qFormat/>
    <w:rsid w:val="003F142C"/>
  </w:style>
  <w:style w:type="paragraph" w:customStyle="1" w:styleId="CaseStudyTableCaption">
    <w:name w:val="CaseStudyTableCaption"/>
    <w:basedOn w:val="Normal"/>
    <w:uiPriority w:val="1"/>
    <w:qFormat/>
    <w:rsid w:val="003F142C"/>
    <w:rPr>
      <w:color w:val="323E4F" w:themeColor="text2" w:themeShade="BF"/>
    </w:rPr>
  </w:style>
  <w:style w:type="paragraph" w:customStyle="1" w:styleId="KeyTerm-BL1">
    <w:name w:val="KeyTerm-BL1"/>
    <w:basedOn w:val="Normal"/>
    <w:uiPriority w:val="1"/>
    <w:qFormat/>
    <w:rsid w:val="009C676B"/>
    <w:pPr>
      <w:numPr>
        <w:numId w:val="122"/>
      </w:numPr>
      <w:spacing w:line="480" w:lineRule="auto"/>
    </w:pPr>
  </w:style>
  <w:style w:type="paragraph" w:customStyle="1" w:styleId="Box1DisplayEq-MathMode">
    <w:name w:val="Box1_DisplayEq-MathMode"/>
    <w:basedOn w:val="Normal"/>
    <w:uiPriority w:val="1"/>
    <w:qFormat/>
    <w:rsid w:val="003F142C"/>
  </w:style>
  <w:style w:type="character" w:customStyle="1" w:styleId="code">
    <w:name w:val="code"/>
    <w:uiPriority w:val="1"/>
    <w:qFormat/>
    <w:rsid w:val="003F142C"/>
    <w:rPr>
      <w:rFonts w:ascii="Courier New" w:hAnsi="Courier New"/>
    </w:rPr>
  </w:style>
  <w:style w:type="paragraph" w:customStyle="1" w:styleId="Table-extractTxt">
    <w:name w:val="Table-extractTxt"/>
    <w:basedOn w:val="TableBody"/>
    <w:uiPriority w:val="1"/>
    <w:qFormat/>
    <w:rsid w:val="009C676B"/>
    <w:pPr>
      <w:spacing w:line="480" w:lineRule="auto"/>
    </w:pPr>
    <w:rPr>
      <w:color w:val="7F7F7F" w:themeColor="text1" w:themeTint="80"/>
    </w:rPr>
  </w:style>
  <w:style w:type="paragraph" w:customStyle="1" w:styleId="Box1-BL1Source">
    <w:name w:val="Box1-BL1Source"/>
    <w:basedOn w:val="Normal"/>
    <w:uiPriority w:val="1"/>
    <w:qFormat/>
    <w:rsid w:val="003F142C"/>
    <w:pPr>
      <w:ind w:left="5760"/>
    </w:pPr>
  </w:style>
  <w:style w:type="paragraph" w:customStyle="1" w:styleId="Box1-UL-FL1Source">
    <w:name w:val="Box1-UL-FL1Source"/>
    <w:basedOn w:val="Box1-BL1Source"/>
    <w:uiPriority w:val="1"/>
    <w:qFormat/>
    <w:rsid w:val="003F142C"/>
  </w:style>
  <w:style w:type="paragraph" w:customStyle="1" w:styleId="Box1-eXtract-LcAlphaList1">
    <w:name w:val="Box1-eXtract-LcAlphaList1"/>
    <w:basedOn w:val="Normal"/>
    <w:uiPriority w:val="1"/>
    <w:qFormat/>
    <w:rsid w:val="003F142C"/>
    <w:pPr>
      <w:numPr>
        <w:numId w:val="123"/>
      </w:numPr>
      <w:tabs>
        <w:tab w:val="num" w:pos="360"/>
      </w:tabs>
      <w:ind w:left="0" w:firstLine="0"/>
    </w:pPr>
    <w:rPr>
      <w:color w:val="808080" w:themeColor="background1" w:themeShade="80"/>
    </w:rPr>
  </w:style>
  <w:style w:type="paragraph" w:customStyle="1" w:styleId="EnunciationNL1">
    <w:name w:val="EnunciationNL1"/>
    <w:basedOn w:val="Normal"/>
    <w:uiPriority w:val="1"/>
    <w:qFormat/>
    <w:rsid w:val="009C676B"/>
    <w:pPr>
      <w:numPr>
        <w:numId w:val="124"/>
      </w:numPr>
      <w:spacing w:line="480" w:lineRule="auto"/>
    </w:pPr>
  </w:style>
  <w:style w:type="paragraph" w:customStyle="1" w:styleId="Dialog-BL2">
    <w:name w:val="Dialog-BL2"/>
    <w:basedOn w:val="Normal"/>
    <w:uiPriority w:val="1"/>
    <w:qFormat/>
    <w:rsid w:val="009C676B"/>
    <w:pPr>
      <w:numPr>
        <w:numId w:val="125"/>
      </w:numPr>
    </w:pPr>
    <w:rPr>
      <w:color w:val="538135" w:themeColor="accent6" w:themeShade="BF"/>
    </w:rPr>
  </w:style>
  <w:style w:type="paragraph" w:customStyle="1" w:styleId="Box3-eXtractLcAL1">
    <w:name w:val="Box3-eXtractLcAL1"/>
    <w:basedOn w:val="Normal"/>
    <w:uiPriority w:val="1"/>
    <w:qFormat/>
    <w:rsid w:val="003F142C"/>
    <w:pPr>
      <w:numPr>
        <w:numId w:val="126"/>
      </w:numPr>
      <w:tabs>
        <w:tab w:val="num" w:pos="360"/>
      </w:tabs>
      <w:ind w:left="0" w:firstLine="0"/>
    </w:pPr>
    <w:rPr>
      <w:color w:val="808080" w:themeColor="background1" w:themeShade="80"/>
    </w:rPr>
  </w:style>
  <w:style w:type="paragraph" w:customStyle="1" w:styleId="Box3-eXtractBL2">
    <w:name w:val="Box3-eXtractBL2"/>
    <w:basedOn w:val="Normal"/>
    <w:uiPriority w:val="1"/>
    <w:qFormat/>
    <w:rsid w:val="003F142C"/>
    <w:pPr>
      <w:numPr>
        <w:numId w:val="127"/>
      </w:numPr>
      <w:tabs>
        <w:tab w:val="num" w:pos="360"/>
      </w:tabs>
      <w:ind w:left="0" w:firstLine="0"/>
    </w:pPr>
    <w:rPr>
      <w:color w:val="808080" w:themeColor="background1" w:themeShade="80"/>
    </w:rPr>
  </w:style>
  <w:style w:type="paragraph" w:customStyle="1" w:styleId="Box5-NL1">
    <w:name w:val="Box5-NL1"/>
    <w:basedOn w:val="Normal"/>
    <w:uiPriority w:val="1"/>
    <w:qFormat/>
    <w:rsid w:val="003F142C"/>
    <w:pPr>
      <w:numPr>
        <w:numId w:val="128"/>
      </w:numPr>
      <w:tabs>
        <w:tab w:val="num" w:pos="360"/>
      </w:tabs>
      <w:ind w:left="0" w:firstLine="0"/>
    </w:pPr>
  </w:style>
  <w:style w:type="character" w:customStyle="1" w:styleId="LargeTxt">
    <w:name w:val="LargeTxt"/>
    <w:basedOn w:val="DefaultParagraphFont"/>
    <w:uiPriority w:val="1"/>
    <w:qFormat/>
    <w:rsid w:val="009C676B"/>
  </w:style>
  <w:style w:type="paragraph" w:customStyle="1" w:styleId="CaseStudy-eXtractBL1">
    <w:name w:val="CaseStudy-eXtractBL1"/>
    <w:basedOn w:val="Normal"/>
    <w:uiPriority w:val="1"/>
    <w:qFormat/>
    <w:rsid w:val="003F142C"/>
    <w:pPr>
      <w:numPr>
        <w:numId w:val="129"/>
      </w:numPr>
      <w:tabs>
        <w:tab w:val="num" w:pos="360"/>
      </w:tabs>
      <w:ind w:left="0" w:firstLine="0"/>
    </w:pPr>
    <w:rPr>
      <w:color w:val="A6A6A6" w:themeColor="background1" w:themeShade="A6"/>
    </w:rPr>
  </w:style>
  <w:style w:type="character" w:customStyle="1" w:styleId="LargeTxtItalic">
    <w:name w:val="LargeTxt_Italic"/>
    <w:basedOn w:val="DefaultParagraphFont"/>
    <w:uiPriority w:val="1"/>
    <w:qFormat/>
    <w:rsid w:val="009C676B"/>
  </w:style>
  <w:style w:type="paragraph" w:customStyle="1" w:styleId="TickBulletList1">
    <w:name w:val="Tick_BulletList1"/>
    <w:basedOn w:val="Normal"/>
    <w:uiPriority w:val="1"/>
    <w:qFormat/>
    <w:rsid w:val="009C676B"/>
    <w:pPr>
      <w:numPr>
        <w:numId w:val="130"/>
      </w:numPr>
    </w:pPr>
  </w:style>
  <w:style w:type="paragraph" w:customStyle="1" w:styleId="TickBullet1Para">
    <w:name w:val="Tick_Bullet1Para"/>
    <w:basedOn w:val="Normal"/>
    <w:uiPriority w:val="1"/>
    <w:qFormat/>
    <w:rsid w:val="009C676B"/>
    <w:pPr>
      <w:ind w:left="720"/>
    </w:pPr>
  </w:style>
  <w:style w:type="paragraph" w:customStyle="1" w:styleId="TickBulletList2">
    <w:name w:val="Tick_BulletList2"/>
    <w:basedOn w:val="Normal"/>
    <w:uiPriority w:val="1"/>
    <w:qFormat/>
    <w:rsid w:val="009C676B"/>
    <w:pPr>
      <w:numPr>
        <w:numId w:val="131"/>
      </w:numPr>
    </w:pPr>
  </w:style>
  <w:style w:type="paragraph" w:customStyle="1" w:styleId="QuesBulletList1">
    <w:name w:val="Ques_BulletList1"/>
    <w:basedOn w:val="Normal"/>
    <w:uiPriority w:val="1"/>
    <w:qFormat/>
    <w:rsid w:val="009C676B"/>
  </w:style>
  <w:style w:type="paragraph" w:customStyle="1" w:styleId="CrossBulletList1">
    <w:name w:val="Cross_BulletList1"/>
    <w:basedOn w:val="Normal"/>
    <w:uiPriority w:val="1"/>
    <w:qFormat/>
    <w:rsid w:val="009C676B"/>
    <w:pPr>
      <w:numPr>
        <w:numId w:val="132"/>
      </w:numPr>
    </w:pPr>
  </w:style>
  <w:style w:type="paragraph" w:customStyle="1" w:styleId="QuesBullet1Para">
    <w:name w:val="Ques_Bullet1Para"/>
    <w:basedOn w:val="Normal"/>
    <w:uiPriority w:val="1"/>
    <w:qFormat/>
    <w:rsid w:val="009C676B"/>
    <w:pPr>
      <w:ind w:left="720"/>
    </w:pPr>
  </w:style>
  <w:style w:type="paragraph" w:customStyle="1" w:styleId="QuesBulletList2">
    <w:name w:val="Ques_BulletList2"/>
    <w:basedOn w:val="Normal"/>
    <w:uiPriority w:val="1"/>
    <w:qFormat/>
    <w:rsid w:val="009C676B"/>
    <w:pPr>
      <w:ind w:left="720"/>
    </w:pPr>
  </w:style>
  <w:style w:type="paragraph" w:customStyle="1" w:styleId="CrossBulletList2">
    <w:name w:val="Cross_BulletList2"/>
    <w:basedOn w:val="Normal"/>
    <w:uiPriority w:val="1"/>
    <w:qFormat/>
    <w:rsid w:val="009C676B"/>
    <w:pPr>
      <w:numPr>
        <w:numId w:val="133"/>
      </w:numPr>
    </w:pPr>
  </w:style>
  <w:style w:type="paragraph" w:customStyle="1" w:styleId="CrossBullet1Para">
    <w:name w:val="Cross_Bullet1Para"/>
    <w:basedOn w:val="Normal"/>
    <w:uiPriority w:val="1"/>
    <w:qFormat/>
    <w:rsid w:val="009C676B"/>
    <w:pPr>
      <w:ind w:left="720"/>
    </w:pPr>
  </w:style>
  <w:style w:type="paragraph" w:customStyle="1" w:styleId="CrossBL1eXtractTxt">
    <w:name w:val="Cross_BL1eXtractTxt"/>
    <w:basedOn w:val="Normal"/>
    <w:uiPriority w:val="1"/>
    <w:qFormat/>
    <w:rsid w:val="009C676B"/>
    <w:pPr>
      <w:numPr>
        <w:numId w:val="134"/>
      </w:numPr>
    </w:pPr>
    <w:rPr>
      <w:color w:val="808080" w:themeColor="background1" w:themeShade="80"/>
    </w:rPr>
  </w:style>
  <w:style w:type="paragraph" w:customStyle="1" w:styleId="KeyTerm-BL2">
    <w:name w:val="KeyTerm-BL2"/>
    <w:basedOn w:val="KeyTerm-BL1"/>
    <w:uiPriority w:val="1"/>
    <w:qFormat/>
    <w:rsid w:val="009C676B"/>
    <w:pPr>
      <w:ind w:left="1080"/>
    </w:pPr>
  </w:style>
  <w:style w:type="paragraph" w:customStyle="1" w:styleId="FootnoteTableColumnHead1">
    <w:name w:val="FootnoteTableColumnHead1"/>
    <w:basedOn w:val="Normal"/>
    <w:uiPriority w:val="1"/>
    <w:qFormat/>
    <w:rsid w:val="009C676B"/>
    <w:pPr>
      <w:shd w:val="clear" w:color="auto" w:fill="ED7D31" w:themeFill="accent2"/>
    </w:pPr>
  </w:style>
  <w:style w:type="paragraph" w:customStyle="1" w:styleId="Box1-LCAlphaList1Para">
    <w:name w:val="Box1-LCAlphaList1Para"/>
    <w:basedOn w:val="Box1-UCAlphaList1Para"/>
    <w:uiPriority w:val="1"/>
    <w:qFormat/>
    <w:rsid w:val="003F142C"/>
  </w:style>
  <w:style w:type="paragraph" w:customStyle="1" w:styleId="BibReference-Uc-AlphaList1">
    <w:name w:val="BibReference-Uc-AlphaList1"/>
    <w:basedOn w:val="BibReference-ULFL2"/>
    <w:uiPriority w:val="1"/>
    <w:qFormat/>
    <w:rsid w:val="003F142C"/>
    <w:pPr>
      <w:numPr>
        <w:numId w:val="135"/>
      </w:numPr>
      <w:tabs>
        <w:tab w:val="num" w:pos="360"/>
      </w:tabs>
      <w:ind w:left="1440" w:firstLine="0"/>
    </w:pPr>
  </w:style>
  <w:style w:type="paragraph" w:customStyle="1" w:styleId="BibReference-Lc-RomanList2">
    <w:name w:val="BibReference-Lc-RomanList2"/>
    <w:basedOn w:val="BibReference-ULFL2"/>
    <w:uiPriority w:val="1"/>
    <w:qFormat/>
    <w:rsid w:val="003F142C"/>
    <w:pPr>
      <w:numPr>
        <w:numId w:val="136"/>
      </w:numPr>
      <w:tabs>
        <w:tab w:val="num" w:pos="360"/>
      </w:tabs>
      <w:ind w:firstLine="0"/>
    </w:pPr>
  </w:style>
  <w:style w:type="paragraph" w:customStyle="1" w:styleId="FootnoteTableBody">
    <w:name w:val="FootnoteTableBody"/>
    <w:basedOn w:val="Normal"/>
    <w:uiPriority w:val="1"/>
    <w:qFormat/>
    <w:rsid w:val="009C676B"/>
  </w:style>
  <w:style w:type="paragraph" w:customStyle="1" w:styleId="CaseStudy-Dialog1">
    <w:name w:val="CaseStudy-Dialog1"/>
    <w:basedOn w:val="Normal"/>
    <w:uiPriority w:val="1"/>
    <w:qFormat/>
    <w:rsid w:val="003F142C"/>
    <w:pPr>
      <w:ind w:left="720"/>
    </w:pPr>
  </w:style>
  <w:style w:type="paragraph" w:customStyle="1" w:styleId="Box1TableBulletListHeading1">
    <w:name w:val="Box1_TableBulletListHeading1"/>
    <w:basedOn w:val="Normal"/>
    <w:uiPriority w:val="1"/>
    <w:qFormat/>
    <w:rsid w:val="003F142C"/>
    <w:pPr>
      <w:ind w:left="720"/>
    </w:pPr>
    <w:rPr>
      <w:b/>
    </w:rPr>
  </w:style>
  <w:style w:type="paragraph" w:customStyle="1" w:styleId="KeyTerm-BL3">
    <w:name w:val="KeyTerm-BL3"/>
    <w:basedOn w:val="KeyTerm-BL2"/>
    <w:uiPriority w:val="1"/>
    <w:qFormat/>
    <w:rsid w:val="009C676B"/>
    <w:pPr>
      <w:ind w:left="1800"/>
    </w:pPr>
  </w:style>
  <w:style w:type="paragraph" w:customStyle="1" w:styleId="CaseStudy-NoteHeading">
    <w:name w:val="CaseStudy-NoteHeading"/>
    <w:basedOn w:val="Normal"/>
    <w:uiPriority w:val="1"/>
    <w:qFormat/>
    <w:rsid w:val="003F142C"/>
    <w:rPr>
      <w:b/>
      <w:color w:val="C00000"/>
    </w:rPr>
  </w:style>
  <w:style w:type="paragraph" w:customStyle="1" w:styleId="CaseStudy-NotePara">
    <w:name w:val="CaseStudy-NotePara"/>
    <w:basedOn w:val="Normal"/>
    <w:uiPriority w:val="1"/>
    <w:qFormat/>
    <w:rsid w:val="003F142C"/>
  </w:style>
  <w:style w:type="paragraph" w:customStyle="1" w:styleId="EN-UL-FL2">
    <w:name w:val="EN-UL-FL2"/>
    <w:basedOn w:val="EN-UL-FL1"/>
    <w:uiPriority w:val="1"/>
    <w:qFormat/>
    <w:rsid w:val="009C676B"/>
    <w:pPr>
      <w:ind w:left="1440"/>
    </w:pPr>
  </w:style>
  <w:style w:type="paragraph" w:customStyle="1" w:styleId="Dialog-UL1">
    <w:name w:val="Dialog-UL1"/>
    <w:basedOn w:val="Normal"/>
    <w:uiPriority w:val="1"/>
    <w:qFormat/>
    <w:rsid w:val="009C676B"/>
    <w:pPr>
      <w:spacing w:line="480" w:lineRule="auto"/>
      <w:ind w:left="720"/>
    </w:pPr>
  </w:style>
  <w:style w:type="paragraph" w:customStyle="1" w:styleId="Box1PoetryTitle">
    <w:name w:val="Box1_PoetryTitle"/>
    <w:basedOn w:val="Normal"/>
    <w:uiPriority w:val="1"/>
    <w:qFormat/>
    <w:rsid w:val="003F142C"/>
    <w:pPr>
      <w:jc w:val="center"/>
    </w:pPr>
    <w:rPr>
      <w:b/>
      <w:color w:val="FF00FF"/>
    </w:rPr>
  </w:style>
  <w:style w:type="paragraph" w:customStyle="1" w:styleId="KeyTermTableBody">
    <w:name w:val="KeyTermTableBody"/>
    <w:basedOn w:val="Normal"/>
    <w:uiPriority w:val="1"/>
    <w:qFormat/>
    <w:rsid w:val="009C676B"/>
  </w:style>
  <w:style w:type="paragraph" w:customStyle="1" w:styleId="Summarytablebody">
    <w:name w:val="Summary_tablebody"/>
    <w:basedOn w:val="Normal"/>
    <w:uiPriority w:val="1"/>
    <w:qFormat/>
    <w:rsid w:val="009C676B"/>
    <w:pPr>
      <w:spacing w:line="480" w:lineRule="auto"/>
    </w:pPr>
  </w:style>
  <w:style w:type="paragraph" w:customStyle="1" w:styleId="Box1-eXtract-BL1">
    <w:name w:val="Box1-eXtract-BL1"/>
    <w:basedOn w:val="Box1-eXtractTxt"/>
    <w:uiPriority w:val="1"/>
    <w:qFormat/>
    <w:rsid w:val="003F142C"/>
    <w:pPr>
      <w:numPr>
        <w:numId w:val="137"/>
      </w:numPr>
      <w:tabs>
        <w:tab w:val="num" w:pos="360"/>
      </w:tabs>
      <w:ind w:left="720" w:firstLine="0"/>
    </w:pPr>
    <w:rPr>
      <w:color w:val="BFBFBF" w:themeColor="background1" w:themeShade="BF"/>
    </w:rPr>
  </w:style>
  <w:style w:type="paragraph" w:customStyle="1" w:styleId="BibReference-ULFL1">
    <w:name w:val="BibReference-ULFL1"/>
    <w:basedOn w:val="BibReference-ULFL2"/>
    <w:uiPriority w:val="1"/>
    <w:qFormat/>
    <w:rsid w:val="003F142C"/>
    <w:pPr>
      <w:ind w:left="720"/>
    </w:pPr>
  </w:style>
  <w:style w:type="paragraph" w:customStyle="1" w:styleId="FE-01-Lc-AL2">
    <w:name w:val="FE-01-Lc-AL2"/>
    <w:basedOn w:val="Normal"/>
    <w:uiPriority w:val="1"/>
    <w:qFormat/>
    <w:rsid w:val="009C676B"/>
    <w:pPr>
      <w:numPr>
        <w:numId w:val="138"/>
      </w:numPr>
    </w:pPr>
  </w:style>
  <w:style w:type="paragraph" w:customStyle="1" w:styleId="FE-01-NL1eXtract">
    <w:name w:val="FE-01-NL1eXtract"/>
    <w:basedOn w:val="FE-01-NL1Para"/>
    <w:uiPriority w:val="1"/>
    <w:qFormat/>
    <w:rsid w:val="009C676B"/>
    <w:pPr>
      <w:spacing w:line="480" w:lineRule="auto"/>
    </w:pPr>
    <w:rPr>
      <w:color w:val="808080" w:themeColor="background1" w:themeShade="80"/>
    </w:rPr>
  </w:style>
  <w:style w:type="paragraph" w:customStyle="1" w:styleId="FE-01-BL2">
    <w:name w:val="FE-01-BL2"/>
    <w:basedOn w:val="FE-01-BL1"/>
    <w:uiPriority w:val="1"/>
    <w:qFormat/>
    <w:rsid w:val="009C676B"/>
    <w:pPr>
      <w:spacing w:line="480" w:lineRule="auto"/>
      <w:ind w:left="1080"/>
    </w:pPr>
  </w:style>
  <w:style w:type="paragraph" w:customStyle="1" w:styleId="FE-02-BL1">
    <w:name w:val="FE-02-BL1"/>
    <w:basedOn w:val="FE-01-BL1"/>
    <w:uiPriority w:val="1"/>
    <w:qFormat/>
    <w:rsid w:val="009C676B"/>
    <w:pPr>
      <w:spacing w:line="480" w:lineRule="auto"/>
    </w:pPr>
  </w:style>
  <w:style w:type="paragraph" w:customStyle="1" w:styleId="CaseStudyPoetryLine">
    <w:name w:val="CaseStudy_PoetryLine"/>
    <w:basedOn w:val="Normal"/>
    <w:uiPriority w:val="1"/>
    <w:qFormat/>
    <w:rsid w:val="003F142C"/>
    <w:pPr>
      <w:ind w:left="2160"/>
    </w:pPr>
    <w:rPr>
      <w:color w:val="C45911" w:themeColor="accent2" w:themeShade="BF"/>
    </w:rPr>
  </w:style>
  <w:style w:type="paragraph" w:customStyle="1" w:styleId="Box3Author">
    <w:name w:val="Box3Author"/>
    <w:basedOn w:val="Box3Para"/>
    <w:uiPriority w:val="1"/>
    <w:qFormat/>
    <w:rsid w:val="003F142C"/>
    <w:rPr>
      <w:color w:val="5B9BD5" w:themeColor="accent5"/>
    </w:rPr>
  </w:style>
  <w:style w:type="paragraph" w:customStyle="1" w:styleId="ExampleextractHead1">
    <w:name w:val="Example_extractHead1"/>
    <w:basedOn w:val="ExampleHead1"/>
    <w:uiPriority w:val="1"/>
    <w:qFormat/>
    <w:rsid w:val="009C676B"/>
    <w:pPr>
      <w:spacing w:line="480" w:lineRule="auto"/>
    </w:pPr>
    <w:rPr>
      <w:color w:val="767171" w:themeColor="background2" w:themeShade="80"/>
    </w:rPr>
  </w:style>
  <w:style w:type="paragraph" w:customStyle="1" w:styleId="ExampleTableBullet1Para">
    <w:name w:val="Example_TableBullet1Para"/>
    <w:basedOn w:val="Normal"/>
    <w:uiPriority w:val="1"/>
    <w:qFormat/>
    <w:rsid w:val="009C676B"/>
    <w:pPr>
      <w:ind w:left="720"/>
    </w:pPr>
  </w:style>
  <w:style w:type="paragraph" w:customStyle="1" w:styleId="CaseStudyParaFL">
    <w:name w:val="CaseStudyPara_FL"/>
    <w:basedOn w:val="CaseStudyPara"/>
    <w:uiPriority w:val="1"/>
    <w:qFormat/>
    <w:rsid w:val="003F142C"/>
  </w:style>
  <w:style w:type="paragraph" w:customStyle="1" w:styleId="ExampleBulletListHeading">
    <w:name w:val="ExampleBulletListHeading"/>
    <w:basedOn w:val="ExampleHead3"/>
    <w:uiPriority w:val="1"/>
    <w:qFormat/>
    <w:rsid w:val="009C676B"/>
    <w:pPr>
      <w:spacing w:line="480" w:lineRule="auto"/>
    </w:pPr>
    <w:rPr>
      <w:color w:val="538135" w:themeColor="accent6" w:themeShade="BF"/>
    </w:rPr>
  </w:style>
  <w:style w:type="character" w:customStyle="1" w:styleId="KeyTerm-bold">
    <w:name w:val="KeyTerm-bold"/>
    <w:basedOn w:val="DefaultParagraphFont"/>
    <w:uiPriority w:val="1"/>
    <w:qFormat/>
    <w:rsid w:val="009C676B"/>
    <w:rPr>
      <w:b/>
      <w:color w:val="304990"/>
    </w:rPr>
  </w:style>
  <w:style w:type="character" w:customStyle="1" w:styleId="KeyTerm-italic">
    <w:name w:val="KeyTerm-italic"/>
    <w:basedOn w:val="DefaultParagraphFont"/>
    <w:uiPriority w:val="1"/>
    <w:qFormat/>
    <w:rsid w:val="009C676B"/>
    <w:rPr>
      <w:i/>
      <w:color w:val="304990"/>
    </w:rPr>
  </w:style>
  <w:style w:type="character" w:customStyle="1" w:styleId="KeyTerm-bolditalic">
    <w:name w:val="KeyTerm-bolditalic"/>
    <w:basedOn w:val="DefaultParagraphFont"/>
    <w:uiPriority w:val="1"/>
    <w:qFormat/>
    <w:rsid w:val="009C676B"/>
    <w:rPr>
      <w:b/>
      <w:i/>
      <w:color w:val="304990"/>
    </w:rPr>
  </w:style>
  <w:style w:type="character" w:customStyle="1" w:styleId="Coptic">
    <w:name w:val="Coptic"/>
    <w:basedOn w:val="DefaultParagraphFont"/>
    <w:uiPriority w:val="1"/>
    <w:qFormat/>
    <w:rsid w:val="009C676B"/>
    <w:rPr>
      <w:rFonts w:ascii="Coptic" w:hAnsi="Coptic"/>
    </w:rPr>
  </w:style>
  <w:style w:type="character" w:customStyle="1" w:styleId="SimSun-bold">
    <w:name w:val="SimSun-bold"/>
    <w:basedOn w:val="Coptic"/>
    <w:uiPriority w:val="1"/>
    <w:qFormat/>
    <w:rsid w:val="009C676B"/>
    <w:rPr>
      <w:rFonts w:ascii="SimSun" w:hAnsi="SimSun"/>
      <w:b/>
      <w:color w:val="auto"/>
    </w:rPr>
  </w:style>
  <w:style w:type="character" w:customStyle="1" w:styleId="SimSun-italic">
    <w:name w:val="SimSun-italic"/>
    <w:basedOn w:val="Coptic"/>
    <w:uiPriority w:val="1"/>
    <w:qFormat/>
    <w:rsid w:val="009C676B"/>
    <w:rPr>
      <w:rFonts w:ascii="SimSun" w:hAnsi="SimSun"/>
      <w:i/>
    </w:rPr>
  </w:style>
  <w:style w:type="character" w:customStyle="1" w:styleId="SimSun-bolditalic">
    <w:name w:val="SimSun-bolditalic"/>
    <w:basedOn w:val="Coptic"/>
    <w:uiPriority w:val="1"/>
    <w:qFormat/>
    <w:rsid w:val="009C676B"/>
    <w:rPr>
      <w:rFonts w:ascii="SimSun" w:hAnsi="SimSun"/>
      <w:b/>
      <w:i/>
    </w:rPr>
  </w:style>
  <w:style w:type="paragraph" w:customStyle="1" w:styleId="EN-BulletList2">
    <w:name w:val="EN-BulletList2"/>
    <w:basedOn w:val="Normal"/>
    <w:uiPriority w:val="1"/>
    <w:qFormat/>
    <w:rsid w:val="009C676B"/>
    <w:pPr>
      <w:numPr>
        <w:numId w:val="139"/>
      </w:numPr>
    </w:pPr>
  </w:style>
  <w:style w:type="character" w:customStyle="1" w:styleId="sftimes">
    <w:name w:val="sftimes"/>
    <w:basedOn w:val="DefaultParagraphFont"/>
    <w:uiPriority w:val="1"/>
    <w:qFormat/>
    <w:rsid w:val="009C676B"/>
  </w:style>
  <w:style w:type="paragraph" w:customStyle="1" w:styleId="Box3-LCAlphaList1">
    <w:name w:val="Box3-LCAlphaList1"/>
    <w:basedOn w:val="Normal"/>
    <w:uiPriority w:val="1"/>
    <w:qFormat/>
    <w:rsid w:val="003F142C"/>
    <w:pPr>
      <w:numPr>
        <w:numId w:val="140"/>
      </w:numPr>
      <w:tabs>
        <w:tab w:val="num" w:pos="360"/>
      </w:tabs>
      <w:ind w:left="0" w:firstLine="0"/>
    </w:pPr>
  </w:style>
  <w:style w:type="character" w:customStyle="1" w:styleId="BoxCitation0">
    <w:name w:val="Box_Citation"/>
    <w:basedOn w:val="DefaultParagraphFont"/>
    <w:uiPriority w:val="1"/>
    <w:qFormat/>
    <w:rsid w:val="003F142C"/>
  </w:style>
  <w:style w:type="paragraph" w:customStyle="1" w:styleId="LearnObjUL-FL1">
    <w:name w:val="LearnObjUL-FL1"/>
    <w:basedOn w:val="Normal"/>
    <w:uiPriority w:val="1"/>
    <w:qFormat/>
    <w:rsid w:val="009C676B"/>
  </w:style>
  <w:style w:type="paragraph" w:customStyle="1" w:styleId="LearnObjUL-FL2">
    <w:name w:val="LearnObjUL-FL2"/>
    <w:basedOn w:val="Normal"/>
    <w:uiPriority w:val="1"/>
    <w:qFormat/>
    <w:rsid w:val="009C676B"/>
    <w:pPr>
      <w:ind w:left="720"/>
    </w:pPr>
  </w:style>
  <w:style w:type="character" w:customStyle="1" w:styleId="FigureNumber">
    <w:name w:val="FigureNumber"/>
    <w:basedOn w:val="DefaultParagraphFont"/>
    <w:rsid w:val="003F142C"/>
    <w:rPr>
      <w:rFonts w:asciiTheme="minorHAnsi" w:eastAsiaTheme="minorHAnsi" w:hAnsiTheme="minorHAnsi" w:cstheme="minorBidi"/>
      <w:color w:val="CC6600"/>
      <w:lang w:val="en-IN"/>
    </w:rPr>
  </w:style>
  <w:style w:type="character" w:customStyle="1" w:styleId="TBLChar">
    <w:name w:val="TBL_Char"/>
    <w:basedOn w:val="DefaultParagraphFont"/>
    <w:rsid w:val="003F142C"/>
    <w:rPr>
      <w:rFonts w:ascii="Times New Roman" w:eastAsia="Times New Roman" w:hAnsi="Times New Roman" w:cs="Times New Roman"/>
      <w:b/>
      <w:color w:val="CC0099"/>
      <w:lang w:val="en-US"/>
    </w:rPr>
  </w:style>
  <w:style w:type="paragraph" w:customStyle="1" w:styleId="AbstractLcAlphaList1">
    <w:name w:val="Abstract_Lc_AlphaList1"/>
    <w:basedOn w:val="Normal"/>
    <w:uiPriority w:val="1"/>
    <w:qFormat/>
    <w:rsid w:val="003F142C"/>
    <w:pPr>
      <w:numPr>
        <w:numId w:val="221"/>
      </w:numPr>
    </w:pPr>
  </w:style>
  <w:style w:type="paragraph" w:customStyle="1" w:styleId="AbstractLcAlphaList2">
    <w:name w:val="Abstract_Lc_AlphaList2"/>
    <w:basedOn w:val="Normal"/>
    <w:uiPriority w:val="1"/>
    <w:qFormat/>
    <w:rsid w:val="003F142C"/>
    <w:pPr>
      <w:numPr>
        <w:numId w:val="222"/>
      </w:numPr>
    </w:pPr>
  </w:style>
  <w:style w:type="paragraph" w:customStyle="1" w:styleId="AbstractSource">
    <w:name w:val="AbstractSource"/>
    <w:basedOn w:val="Abstract"/>
    <w:uiPriority w:val="1"/>
    <w:qFormat/>
    <w:rsid w:val="003F142C"/>
    <w:pPr>
      <w:jc w:val="right"/>
    </w:pPr>
  </w:style>
  <w:style w:type="paragraph" w:customStyle="1" w:styleId="AbstractUL-FL1">
    <w:name w:val="AbstractUL-FL1"/>
    <w:basedOn w:val="Normal"/>
    <w:uiPriority w:val="1"/>
    <w:qFormat/>
    <w:rsid w:val="003F142C"/>
    <w:pPr>
      <w:ind w:left="720"/>
    </w:pPr>
    <w:rPr>
      <w:color w:val="993366"/>
    </w:rPr>
  </w:style>
  <w:style w:type="character" w:customStyle="1" w:styleId="Algerian">
    <w:name w:val="Algerian"/>
    <w:basedOn w:val="DefaultParagraphFont"/>
    <w:uiPriority w:val="1"/>
    <w:qFormat/>
    <w:rsid w:val="003F142C"/>
    <w:rPr>
      <w:rFonts w:ascii="Algerian" w:hAnsi="Algerian"/>
    </w:rPr>
  </w:style>
  <w:style w:type="character" w:customStyle="1" w:styleId="Algerianbold">
    <w:name w:val="Algerian_bold"/>
    <w:basedOn w:val="DefaultParagraphFont"/>
    <w:uiPriority w:val="1"/>
    <w:qFormat/>
    <w:rsid w:val="003F142C"/>
    <w:rPr>
      <w:rFonts w:ascii="Algerian" w:hAnsi="Algerian"/>
      <w:b/>
    </w:rPr>
  </w:style>
  <w:style w:type="character" w:customStyle="1" w:styleId="Algerianitalic">
    <w:name w:val="Algerian_italic"/>
    <w:basedOn w:val="DefaultParagraphFont"/>
    <w:uiPriority w:val="1"/>
    <w:qFormat/>
    <w:rsid w:val="003F142C"/>
    <w:rPr>
      <w:rFonts w:ascii="Algerian" w:hAnsi="Algerian"/>
      <w:i/>
    </w:rPr>
  </w:style>
  <w:style w:type="character" w:customStyle="1" w:styleId="FigureLegendChar">
    <w:name w:val="FigureLegend Char"/>
    <w:link w:val="FigureLegend"/>
    <w:uiPriority w:val="86"/>
    <w:rsid w:val="003F142C"/>
    <w:rPr>
      <w:rFonts w:ascii="Times New Roman" w:eastAsia="Times New Roman" w:hAnsi="Times New Roman" w:cs="Times New Roman"/>
      <w:lang w:val="en-US"/>
    </w:rPr>
  </w:style>
  <w:style w:type="paragraph" w:customStyle="1" w:styleId="AltText">
    <w:name w:val="Alt_Text"/>
    <w:basedOn w:val="FigureLegend"/>
    <w:uiPriority w:val="1"/>
    <w:qFormat/>
    <w:rsid w:val="003F142C"/>
    <w:rPr>
      <w:color w:val="FF0000"/>
    </w:rPr>
  </w:style>
  <w:style w:type="paragraph" w:customStyle="1" w:styleId="AnswerBL2">
    <w:name w:val="AnswerBL2"/>
    <w:basedOn w:val="Normal"/>
    <w:uiPriority w:val="1"/>
    <w:qFormat/>
    <w:rsid w:val="003F142C"/>
    <w:pPr>
      <w:numPr>
        <w:numId w:val="143"/>
      </w:numPr>
      <w:ind w:left="1442"/>
    </w:pPr>
  </w:style>
  <w:style w:type="paragraph" w:customStyle="1" w:styleId="AnswerPara">
    <w:name w:val="AnswerPara"/>
    <w:basedOn w:val="Normal"/>
    <w:uiPriority w:val="1"/>
    <w:qFormat/>
    <w:rsid w:val="003F142C"/>
  </w:style>
  <w:style w:type="paragraph" w:customStyle="1" w:styleId="AnswerUL2">
    <w:name w:val="AnswerUL2"/>
    <w:basedOn w:val="AnswerUL1"/>
    <w:uiPriority w:val="1"/>
    <w:qFormat/>
    <w:rsid w:val="003F142C"/>
    <w:pPr>
      <w:ind w:left="720"/>
    </w:pPr>
  </w:style>
  <w:style w:type="paragraph" w:customStyle="1" w:styleId="AppendixHead1">
    <w:name w:val="AppendixHead1"/>
    <w:basedOn w:val="Normal"/>
    <w:uiPriority w:val="1"/>
    <w:qFormat/>
    <w:rsid w:val="003F142C"/>
    <w:rPr>
      <w:color w:val="FF0000"/>
    </w:rPr>
  </w:style>
  <w:style w:type="paragraph" w:customStyle="1" w:styleId="AppendixHead2">
    <w:name w:val="AppendixHead2"/>
    <w:basedOn w:val="Normal"/>
    <w:uiPriority w:val="1"/>
    <w:qFormat/>
    <w:rsid w:val="003F142C"/>
    <w:rPr>
      <w:color w:val="00B050"/>
    </w:rPr>
  </w:style>
  <w:style w:type="paragraph" w:customStyle="1" w:styleId="ArticleAuthorAffiliation">
    <w:name w:val="ArticleAuthorAffiliation"/>
    <w:basedOn w:val="ChapAuthorAffiliation"/>
    <w:uiPriority w:val="1"/>
    <w:qFormat/>
    <w:rsid w:val="003F142C"/>
  </w:style>
  <w:style w:type="paragraph" w:customStyle="1" w:styleId="ArticleNumber">
    <w:name w:val="ArticleNumber"/>
    <w:basedOn w:val="ChapterNumber"/>
    <w:uiPriority w:val="1"/>
    <w:qFormat/>
    <w:rsid w:val="003F142C"/>
  </w:style>
  <w:style w:type="paragraph" w:customStyle="1" w:styleId="ArticleSubtitle">
    <w:name w:val="ArticleSubtitle"/>
    <w:basedOn w:val="ChapterSubtitle"/>
    <w:uiPriority w:val="1"/>
    <w:qFormat/>
    <w:rsid w:val="003F142C"/>
  </w:style>
  <w:style w:type="character" w:customStyle="1" w:styleId="BoldItalicUnderline">
    <w:name w:val="Bold_Italic_Underline"/>
    <w:uiPriority w:val="1"/>
    <w:qFormat/>
    <w:rsid w:val="003F142C"/>
    <w:rPr>
      <w:b/>
      <w:i/>
      <w:color w:val="auto"/>
      <w:u w:val="single"/>
    </w:rPr>
  </w:style>
  <w:style w:type="character" w:customStyle="1" w:styleId="BoldUnderline">
    <w:name w:val="Bold_Underline"/>
    <w:uiPriority w:val="1"/>
    <w:qFormat/>
    <w:rsid w:val="003F142C"/>
    <w:rPr>
      <w:b/>
      <w:color w:val="auto"/>
      <w:u w:val="single"/>
    </w:rPr>
  </w:style>
  <w:style w:type="paragraph" w:customStyle="1" w:styleId="BookVolTitle">
    <w:name w:val="BookVolTitle"/>
    <w:basedOn w:val="PartTitle"/>
    <w:uiPriority w:val="1"/>
    <w:qFormat/>
    <w:rsid w:val="003F142C"/>
    <w:rPr>
      <w:color w:val="FF0000"/>
      <w:sz w:val="44"/>
    </w:rPr>
  </w:style>
  <w:style w:type="paragraph" w:customStyle="1" w:styleId="BookTitle0">
    <w:name w:val="BookTitle"/>
    <w:basedOn w:val="BookVolTitle"/>
    <w:uiPriority w:val="1"/>
    <w:qFormat/>
    <w:rsid w:val="003F142C"/>
    <w:rPr>
      <w:color w:val="00B050"/>
      <w:sz w:val="48"/>
    </w:rPr>
  </w:style>
  <w:style w:type="paragraph" w:customStyle="1" w:styleId="BookVolNumber">
    <w:name w:val="BookVolNumber"/>
    <w:basedOn w:val="PartNumber"/>
    <w:uiPriority w:val="1"/>
    <w:qFormat/>
    <w:rsid w:val="003F142C"/>
  </w:style>
  <w:style w:type="character" w:customStyle="1" w:styleId="Box1icon">
    <w:name w:val="Box1_icon"/>
    <w:basedOn w:val="DefaultParagraphFont"/>
    <w:uiPriority w:val="1"/>
    <w:qFormat/>
    <w:rsid w:val="003F142C"/>
  </w:style>
  <w:style w:type="paragraph" w:customStyle="1" w:styleId="Box1PoteryLine">
    <w:name w:val="Box1_PoteryLine"/>
    <w:basedOn w:val="Normal"/>
    <w:uiPriority w:val="1"/>
    <w:qFormat/>
    <w:rsid w:val="003F142C"/>
    <w:rPr>
      <w:color w:val="CC0099"/>
    </w:rPr>
  </w:style>
  <w:style w:type="paragraph" w:customStyle="1" w:styleId="Box1-BulletListHeading">
    <w:name w:val="Box1-BulletListHeading"/>
    <w:basedOn w:val="BulletListHeading"/>
    <w:uiPriority w:val="1"/>
    <w:qFormat/>
    <w:rsid w:val="003F142C"/>
  </w:style>
  <w:style w:type="paragraph" w:customStyle="1" w:styleId="Box1-ComputerCode">
    <w:name w:val="Box1-ComputerCode"/>
    <w:basedOn w:val="Normal"/>
    <w:uiPriority w:val="1"/>
    <w:qFormat/>
    <w:rsid w:val="003F142C"/>
    <w:rPr>
      <w:rFonts w:ascii="Courier New" w:hAnsi="Courier New"/>
    </w:rPr>
  </w:style>
  <w:style w:type="paragraph" w:customStyle="1" w:styleId="Box1-DisplayEq-MathMode">
    <w:name w:val="Box1-DisplayEq-MathMode"/>
    <w:basedOn w:val="Normal"/>
    <w:uiPriority w:val="1"/>
    <w:qFormat/>
    <w:rsid w:val="003F142C"/>
    <w:rPr>
      <w:lang w:eastAsia="ko-KR"/>
    </w:rPr>
  </w:style>
  <w:style w:type="paragraph" w:customStyle="1" w:styleId="Box1-DisplayEq-TextMode">
    <w:name w:val="Box1-DisplayEq-TextMode"/>
    <w:basedOn w:val="Normal"/>
    <w:uiPriority w:val="1"/>
    <w:qFormat/>
    <w:rsid w:val="003F142C"/>
    <w:pPr>
      <w:ind w:left="720"/>
    </w:pPr>
    <w:rPr>
      <w:color w:val="767171" w:themeColor="background2" w:themeShade="80"/>
    </w:rPr>
  </w:style>
  <w:style w:type="paragraph" w:customStyle="1" w:styleId="Box1-Footnote">
    <w:name w:val="Box1-Footnote"/>
    <w:basedOn w:val="FootnoteText"/>
    <w:uiPriority w:val="1"/>
    <w:qFormat/>
    <w:rsid w:val="003F142C"/>
  </w:style>
  <w:style w:type="paragraph" w:customStyle="1" w:styleId="Box1-Lc-Alpha1Para">
    <w:name w:val="Box1-Lc-Alpha1Para"/>
    <w:basedOn w:val="Lc-Alpha1Para"/>
    <w:uiPriority w:val="1"/>
    <w:qFormat/>
    <w:rsid w:val="003F142C"/>
  </w:style>
  <w:style w:type="paragraph" w:customStyle="1" w:styleId="Box1-Lc-Alpha2Para">
    <w:name w:val="Box1-Lc-Alpha2Para"/>
    <w:basedOn w:val="Lc-Alpha2Para"/>
    <w:uiPriority w:val="1"/>
    <w:qFormat/>
    <w:rsid w:val="003F142C"/>
  </w:style>
  <w:style w:type="paragraph" w:customStyle="1" w:styleId="Box1-Lc-AlphaList1">
    <w:name w:val="Box1-Lc-AlphaList1"/>
    <w:basedOn w:val="Lc-AlphaList1"/>
    <w:uiPriority w:val="1"/>
    <w:qFormat/>
    <w:rsid w:val="003F142C"/>
  </w:style>
  <w:style w:type="paragraph" w:customStyle="1" w:styleId="Box1-Lc-AlphaList2">
    <w:name w:val="Box1-Lc-AlphaList2"/>
    <w:basedOn w:val="Lc-AlphaList2"/>
    <w:uiPriority w:val="1"/>
    <w:qFormat/>
    <w:rsid w:val="003F142C"/>
  </w:style>
  <w:style w:type="paragraph" w:customStyle="1" w:styleId="Box1-Lc-AlphaList3">
    <w:name w:val="Box1-Lc-AlphaList3"/>
    <w:basedOn w:val="Lc-AlphaList3"/>
    <w:uiPriority w:val="1"/>
    <w:qFormat/>
    <w:rsid w:val="003F142C"/>
  </w:style>
  <w:style w:type="paragraph" w:customStyle="1" w:styleId="Box1-Lc-Roman1Para">
    <w:name w:val="Box1-Lc-Roman1Para"/>
    <w:basedOn w:val="Lc-Roman1Para"/>
    <w:uiPriority w:val="1"/>
    <w:qFormat/>
    <w:rsid w:val="003F142C"/>
  </w:style>
  <w:style w:type="paragraph" w:customStyle="1" w:styleId="Box1-Lc-Roman2Para">
    <w:name w:val="Box1-Lc-Roman2Para"/>
    <w:basedOn w:val="Lc-Roman2Para"/>
    <w:uiPriority w:val="1"/>
    <w:qFormat/>
    <w:rsid w:val="003F142C"/>
  </w:style>
  <w:style w:type="paragraph" w:customStyle="1" w:styleId="Box1-Lc-Roman3Para">
    <w:name w:val="Box1-Lc-Roman3Para"/>
    <w:basedOn w:val="Lc-Roman3Para"/>
    <w:uiPriority w:val="1"/>
    <w:qFormat/>
    <w:rsid w:val="003F142C"/>
    <w:pPr>
      <w:numPr>
        <w:numId w:val="0"/>
      </w:numPr>
      <w:ind w:left="1440"/>
    </w:pPr>
  </w:style>
  <w:style w:type="paragraph" w:customStyle="1" w:styleId="Box1-Lc-RomanList1">
    <w:name w:val="Box1-Lc-RomanList1"/>
    <w:basedOn w:val="Lc-RomanList1"/>
    <w:uiPriority w:val="1"/>
    <w:qFormat/>
    <w:rsid w:val="003F142C"/>
  </w:style>
  <w:style w:type="paragraph" w:customStyle="1" w:styleId="Box1-Lc-RomanList2">
    <w:name w:val="Box1-Lc-RomanList2"/>
    <w:basedOn w:val="Lc-RomanList2"/>
    <w:uiPriority w:val="1"/>
    <w:qFormat/>
    <w:rsid w:val="003F142C"/>
  </w:style>
  <w:style w:type="paragraph" w:customStyle="1" w:styleId="Box1-Lc-RomanList3">
    <w:name w:val="Box1-Lc-RomanList3"/>
    <w:basedOn w:val="Lc-RomanList3"/>
    <w:uiPriority w:val="1"/>
    <w:qFormat/>
    <w:rsid w:val="003F142C"/>
  </w:style>
  <w:style w:type="paragraph" w:customStyle="1" w:styleId="Box1-Number1Para">
    <w:name w:val="Box1-Number1Para"/>
    <w:basedOn w:val="Number1Para"/>
    <w:uiPriority w:val="1"/>
    <w:qFormat/>
    <w:rsid w:val="003F142C"/>
  </w:style>
  <w:style w:type="paragraph" w:customStyle="1" w:styleId="Box1-Number2Para">
    <w:name w:val="Box1-Number2Para"/>
    <w:basedOn w:val="Number2Para"/>
    <w:uiPriority w:val="1"/>
    <w:qFormat/>
    <w:rsid w:val="003F142C"/>
  </w:style>
  <w:style w:type="paragraph" w:customStyle="1" w:styleId="Box1-NumberList1">
    <w:name w:val="Box1-NumberList1"/>
    <w:basedOn w:val="NumberList1"/>
    <w:uiPriority w:val="1"/>
    <w:qFormat/>
    <w:rsid w:val="003F142C"/>
  </w:style>
  <w:style w:type="paragraph" w:customStyle="1" w:styleId="Box1-NumberList2">
    <w:name w:val="Box1-NumberList2"/>
    <w:basedOn w:val="NumberList2"/>
    <w:uiPriority w:val="1"/>
    <w:qFormat/>
    <w:rsid w:val="003F142C"/>
  </w:style>
  <w:style w:type="paragraph" w:customStyle="1" w:styleId="Box1-NumberList3">
    <w:name w:val="Box1-NumberList3"/>
    <w:basedOn w:val="NumberList3"/>
    <w:uiPriority w:val="1"/>
    <w:qFormat/>
    <w:rsid w:val="003F142C"/>
  </w:style>
  <w:style w:type="paragraph" w:customStyle="1" w:styleId="Box1-NumberListHeading">
    <w:name w:val="Box1-NumberListHeading"/>
    <w:basedOn w:val="Box1-NumberList1"/>
    <w:uiPriority w:val="1"/>
    <w:qFormat/>
    <w:rsid w:val="003F142C"/>
    <w:rPr>
      <w:b/>
      <w:color w:val="00B050"/>
    </w:rPr>
  </w:style>
  <w:style w:type="paragraph" w:customStyle="1" w:styleId="Box1-SubTitle">
    <w:name w:val="Box1-SubTitle"/>
    <w:basedOn w:val="Normal"/>
    <w:uiPriority w:val="20"/>
    <w:qFormat/>
    <w:rsid w:val="003F142C"/>
    <w:rPr>
      <w:color w:val="00B0F0"/>
    </w:rPr>
  </w:style>
  <w:style w:type="paragraph" w:customStyle="1" w:styleId="Box1-Uc-Alpha1Para">
    <w:name w:val="Box1-Uc-Alpha1Para"/>
    <w:basedOn w:val="Uc-Alpha1Para"/>
    <w:uiPriority w:val="1"/>
    <w:qFormat/>
    <w:rsid w:val="003F142C"/>
  </w:style>
  <w:style w:type="paragraph" w:customStyle="1" w:styleId="Box1-Uc-Alpha2Para">
    <w:name w:val="Box1-Uc-Alpha2Para"/>
    <w:basedOn w:val="Uc-Alpha2Para"/>
    <w:uiPriority w:val="1"/>
    <w:qFormat/>
    <w:rsid w:val="003F142C"/>
  </w:style>
  <w:style w:type="paragraph" w:customStyle="1" w:styleId="Uc-Alpha3Para">
    <w:name w:val="Uc-Alpha3Para"/>
    <w:basedOn w:val="Normal"/>
    <w:uiPriority w:val="1"/>
    <w:qFormat/>
    <w:rsid w:val="003F142C"/>
    <w:pPr>
      <w:ind w:left="1080"/>
    </w:pPr>
  </w:style>
  <w:style w:type="paragraph" w:customStyle="1" w:styleId="Box1-Uc-Alpha3Para">
    <w:name w:val="Box1-Uc-Alpha3Para"/>
    <w:basedOn w:val="Uc-Alpha3Para"/>
    <w:uiPriority w:val="1"/>
    <w:qFormat/>
    <w:rsid w:val="003F142C"/>
  </w:style>
  <w:style w:type="paragraph" w:customStyle="1" w:styleId="Box1-Uc-AlphaList1">
    <w:name w:val="Box1-Uc-AlphaList1"/>
    <w:basedOn w:val="Uc-AlphaList1"/>
    <w:uiPriority w:val="1"/>
    <w:qFormat/>
    <w:rsid w:val="003F142C"/>
  </w:style>
  <w:style w:type="paragraph" w:customStyle="1" w:styleId="Box1-Uc-AlphaList2">
    <w:name w:val="Box1-Uc-AlphaList2"/>
    <w:basedOn w:val="Uc-AlphaList2"/>
    <w:uiPriority w:val="1"/>
    <w:qFormat/>
    <w:rsid w:val="003F142C"/>
  </w:style>
  <w:style w:type="paragraph" w:customStyle="1" w:styleId="Box1-Uc-AlphaList3">
    <w:name w:val="Box1-Uc-AlphaList3"/>
    <w:basedOn w:val="Uc-AlphaList3"/>
    <w:uiPriority w:val="1"/>
    <w:qFormat/>
    <w:rsid w:val="003F142C"/>
  </w:style>
  <w:style w:type="paragraph" w:customStyle="1" w:styleId="Box1-Uc-Roman1Para">
    <w:name w:val="Box1-Uc-Roman1Para"/>
    <w:basedOn w:val="Uc-Roman1Para"/>
    <w:uiPriority w:val="1"/>
    <w:qFormat/>
    <w:rsid w:val="003F142C"/>
  </w:style>
  <w:style w:type="paragraph" w:customStyle="1" w:styleId="Box1-Uc-Roman2Para">
    <w:name w:val="Box1-Uc-Roman2Para"/>
    <w:basedOn w:val="Uc-Roman2Para"/>
    <w:uiPriority w:val="1"/>
    <w:qFormat/>
    <w:rsid w:val="003F142C"/>
  </w:style>
  <w:style w:type="paragraph" w:customStyle="1" w:styleId="Box1-Uc-RomanList1">
    <w:name w:val="Box1-Uc-RomanList1"/>
    <w:basedOn w:val="Uc-RomanList1"/>
    <w:uiPriority w:val="1"/>
    <w:qFormat/>
    <w:rsid w:val="003F142C"/>
  </w:style>
  <w:style w:type="paragraph" w:customStyle="1" w:styleId="Box1-Uc-RomanList2">
    <w:name w:val="Box1-Uc-RomanList2"/>
    <w:basedOn w:val="Uc-RomanList2"/>
    <w:uiPriority w:val="1"/>
    <w:qFormat/>
    <w:rsid w:val="003F142C"/>
  </w:style>
  <w:style w:type="paragraph" w:customStyle="1" w:styleId="Box1-UL-FL2Para">
    <w:name w:val="Box1-UL-FL2Para"/>
    <w:basedOn w:val="Box2-UL-FL2Para"/>
    <w:uiPriority w:val="1"/>
    <w:qFormat/>
    <w:rsid w:val="003F142C"/>
  </w:style>
  <w:style w:type="paragraph" w:customStyle="1" w:styleId="Box1-UL-FL3Para">
    <w:name w:val="Box1-UL-FL3Para"/>
    <w:basedOn w:val="Normal"/>
    <w:uiPriority w:val="1"/>
    <w:qFormat/>
    <w:rsid w:val="003F142C"/>
    <w:pPr>
      <w:ind w:left="580"/>
    </w:pPr>
  </w:style>
  <w:style w:type="paragraph" w:customStyle="1" w:styleId="Box1-UL-FL4">
    <w:name w:val="Box1-UL-FL4"/>
    <w:basedOn w:val="Normal"/>
    <w:uiPriority w:val="1"/>
    <w:qFormat/>
    <w:rsid w:val="003F142C"/>
    <w:pPr>
      <w:ind w:left="780"/>
    </w:pPr>
  </w:style>
  <w:style w:type="paragraph" w:customStyle="1" w:styleId="Box2-BulletListHeading">
    <w:name w:val="Box2-BulletListHeading"/>
    <w:basedOn w:val="Box1-BulletListHeading"/>
    <w:uiPriority w:val="1"/>
    <w:qFormat/>
    <w:rsid w:val="003F142C"/>
  </w:style>
  <w:style w:type="paragraph" w:customStyle="1" w:styleId="Box2-ComputerCode">
    <w:name w:val="Box2-ComputerCode"/>
    <w:basedOn w:val="Normal"/>
    <w:uiPriority w:val="1"/>
    <w:qFormat/>
    <w:rsid w:val="003F142C"/>
    <w:rPr>
      <w:rFonts w:ascii="Courier New" w:hAnsi="Courier New"/>
    </w:rPr>
  </w:style>
  <w:style w:type="paragraph" w:customStyle="1" w:styleId="Box2-Footnote">
    <w:name w:val="Box2-Footnote"/>
    <w:basedOn w:val="Normal"/>
    <w:uiPriority w:val="1"/>
    <w:qFormat/>
    <w:rsid w:val="003F142C"/>
  </w:style>
  <w:style w:type="paragraph" w:customStyle="1" w:styleId="Box2-lc-alphalist1">
    <w:name w:val="Box2-lc-alphalist1"/>
    <w:basedOn w:val="Normal"/>
    <w:uiPriority w:val="1"/>
    <w:qFormat/>
    <w:rsid w:val="003F142C"/>
    <w:pPr>
      <w:numPr>
        <w:numId w:val="227"/>
      </w:numPr>
    </w:pPr>
  </w:style>
  <w:style w:type="paragraph" w:customStyle="1" w:styleId="Box2-lc-romanlist1">
    <w:name w:val="Box2-lc-romanlist1"/>
    <w:basedOn w:val="Normal"/>
    <w:uiPriority w:val="1"/>
    <w:qFormat/>
    <w:rsid w:val="003F142C"/>
    <w:pPr>
      <w:numPr>
        <w:numId w:val="228"/>
      </w:numPr>
    </w:pPr>
  </w:style>
  <w:style w:type="paragraph" w:customStyle="1" w:styleId="Box2-lc-romanlist2">
    <w:name w:val="Box2-lc-romanlist2"/>
    <w:basedOn w:val="Normal"/>
    <w:uiPriority w:val="1"/>
    <w:qFormat/>
    <w:rsid w:val="003F142C"/>
    <w:pPr>
      <w:numPr>
        <w:numId w:val="229"/>
      </w:numPr>
    </w:pPr>
  </w:style>
  <w:style w:type="paragraph" w:customStyle="1" w:styleId="Box2-NumberList1">
    <w:name w:val="Box2-NumberList1"/>
    <w:basedOn w:val="Box1-NumberList1"/>
    <w:uiPriority w:val="1"/>
    <w:qFormat/>
    <w:rsid w:val="003F142C"/>
    <w:pPr>
      <w:numPr>
        <w:numId w:val="230"/>
      </w:numPr>
      <w:tabs>
        <w:tab w:val="num" w:pos="360"/>
      </w:tabs>
      <w:ind w:left="360"/>
    </w:pPr>
  </w:style>
  <w:style w:type="paragraph" w:customStyle="1" w:styleId="Box2-NumberListHeading">
    <w:name w:val="Box2-NumberListHeading"/>
    <w:basedOn w:val="Box1-NumberListHeading"/>
    <w:uiPriority w:val="1"/>
    <w:qFormat/>
    <w:rsid w:val="003F142C"/>
  </w:style>
  <w:style w:type="paragraph" w:customStyle="1" w:styleId="Box3-BulletList1">
    <w:name w:val="Box3-BulletList1"/>
    <w:basedOn w:val="Normal"/>
    <w:uiPriority w:val="1"/>
    <w:qFormat/>
    <w:rsid w:val="003F142C"/>
    <w:pPr>
      <w:numPr>
        <w:numId w:val="231"/>
      </w:numPr>
    </w:pPr>
  </w:style>
  <w:style w:type="paragraph" w:customStyle="1" w:styleId="BoxAuthor">
    <w:name w:val="BoxAuthor"/>
    <w:basedOn w:val="Box1Title"/>
    <w:uiPriority w:val="1"/>
    <w:qFormat/>
    <w:rsid w:val="003F142C"/>
    <w:rPr>
      <w:color w:val="ED7D31"/>
    </w:rPr>
  </w:style>
  <w:style w:type="paragraph" w:customStyle="1" w:styleId="BoxAffiliation">
    <w:name w:val="BoxAffiliation"/>
    <w:basedOn w:val="BoxAuthor"/>
    <w:uiPriority w:val="1"/>
    <w:qFormat/>
    <w:rsid w:val="003F142C"/>
    <w:rPr>
      <w:color w:val="44546A"/>
    </w:rPr>
  </w:style>
  <w:style w:type="character" w:customStyle="1" w:styleId="BoxCitationBold">
    <w:name w:val="BoxCitation_Bold"/>
    <w:uiPriority w:val="1"/>
    <w:qFormat/>
    <w:rsid w:val="003F142C"/>
    <w:rPr>
      <w:b/>
    </w:rPr>
  </w:style>
  <w:style w:type="character" w:customStyle="1" w:styleId="ParaChar">
    <w:name w:val="Para Char"/>
    <w:link w:val="Para"/>
    <w:uiPriority w:val="9"/>
    <w:rsid w:val="003F142C"/>
    <w:rPr>
      <w:rFonts w:ascii="Times New Roman" w:eastAsia="Times New Roman" w:hAnsi="Times New Roman" w:cs="Times New Roman"/>
      <w:lang w:val="en-US"/>
    </w:rPr>
  </w:style>
  <w:style w:type="paragraph" w:customStyle="1" w:styleId="BoxFigure">
    <w:name w:val="BoxFigure"/>
    <w:basedOn w:val="ExampleFigure"/>
    <w:uiPriority w:val="1"/>
    <w:qFormat/>
    <w:rsid w:val="003F142C"/>
  </w:style>
  <w:style w:type="character" w:customStyle="1" w:styleId="BoxFigureCitation">
    <w:name w:val="BoxFigureCitation"/>
    <w:uiPriority w:val="1"/>
    <w:qFormat/>
    <w:rsid w:val="003F142C"/>
    <w:rPr>
      <w:color w:val="00B050"/>
    </w:rPr>
  </w:style>
  <w:style w:type="paragraph" w:customStyle="1" w:styleId="ExampleFigureLegend">
    <w:name w:val="ExampleFigureLegend"/>
    <w:basedOn w:val="FigureLegend"/>
    <w:uiPriority w:val="14"/>
    <w:qFormat/>
    <w:rsid w:val="003F142C"/>
  </w:style>
  <w:style w:type="paragraph" w:customStyle="1" w:styleId="ExampleFigureNumber">
    <w:name w:val="ExampleFigureNumber"/>
    <w:basedOn w:val="Normal"/>
    <w:link w:val="ExampleFigureNumberChar"/>
    <w:uiPriority w:val="14"/>
    <w:qFormat/>
    <w:rsid w:val="003F142C"/>
    <w:rPr>
      <w:color w:val="538135"/>
    </w:rPr>
  </w:style>
  <w:style w:type="character" w:customStyle="1" w:styleId="ExampleFigureNumberChar">
    <w:name w:val="ExampleFigureNumber Char"/>
    <w:link w:val="ExampleFigureNumber"/>
    <w:uiPriority w:val="14"/>
    <w:rsid w:val="003F142C"/>
    <w:rPr>
      <w:rFonts w:ascii="Times New Roman" w:eastAsia="Times New Roman" w:hAnsi="Times New Roman" w:cs="Times New Roman"/>
      <w:color w:val="538135"/>
      <w:lang w:val="en-US"/>
    </w:rPr>
  </w:style>
  <w:style w:type="paragraph" w:customStyle="1" w:styleId="BulletList1eXtract">
    <w:name w:val="BulletList1eXtract"/>
    <w:basedOn w:val="Normal"/>
    <w:uiPriority w:val="1"/>
    <w:qFormat/>
    <w:rsid w:val="003F142C"/>
    <w:pPr>
      <w:ind w:left="720"/>
    </w:pPr>
    <w:rPr>
      <w:color w:val="808080"/>
    </w:rPr>
  </w:style>
  <w:style w:type="paragraph" w:customStyle="1" w:styleId="BulletList1eXtractSource">
    <w:name w:val="BulletList1eXtractSource"/>
    <w:basedOn w:val="Normal"/>
    <w:uiPriority w:val="1"/>
    <w:qFormat/>
    <w:rsid w:val="003F142C"/>
    <w:pPr>
      <w:jc w:val="right"/>
    </w:pPr>
    <w:rPr>
      <w:color w:val="808080"/>
    </w:rPr>
  </w:style>
  <w:style w:type="paragraph" w:customStyle="1" w:styleId="BulletList2eXtract">
    <w:name w:val="BulletList2eXtract"/>
    <w:basedOn w:val="Normal"/>
    <w:uiPriority w:val="1"/>
    <w:qFormat/>
    <w:rsid w:val="003F142C"/>
    <w:pPr>
      <w:ind w:left="1152"/>
    </w:pPr>
    <w:rPr>
      <w:color w:val="808080"/>
    </w:rPr>
  </w:style>
  <w:style w:type="paragraph" w:customStyle="1" w:styleId="BulletList2eXtractSource">
    <w:name w:val="BulletList2eXtractSource"/>
    <w:basedOn w:val="Normal"/>
    <w:uiPriority w:val="1"/>
    <w:qFormat/>
    <w:rsid w:val="003F142C"/>
    <w:pPr>
      <w:jc w:val="right"/>
    </w:pPr>
    <w:rPr>
      <w:color w:val="808080"/>
    </w:rPr>
  </w:style>
  <w:style w:type="paragraph" w:customStyle="1" w:styleId="BulletList3Para">
    <w:name w:val="BulletList3Para"/>
    <w:basedOn w:val="BulletList3"/>
    <w:uiPriority w:val="1"/>
    <w:qFormat/>
    <w:rsid w:val="003F142C"/>
    <w:pPr>
      <w:ind w:left="1080"/>
    </w:pPr>
  </w:style>
  <w:style w:type="paragraph" w:customStyle="1" w:styleId="BulletList4Para">
    <w:name w:val="BulletList4Para"/>
    <w:basedOn w:val="BulletList4"/>
    <w:uiPriority w:val="1"/>
    <w:qFormat/>
    <w:rsid w:val="003F142C"/>
    <w:pPr>
      <w:numPr>
        <w:numId w:val="0"/>
      </w:numPr>
      <w:ind w:left="1442"/>
    </w:pPr>
  </w:style>
  <w:style w:type="character" w:customStyle="1" w:styleId="CambriaMathitalic">
    <w:name w:val="CambriaMath_italic"/>
    <w:basedOn w:val="DefaultParagraphFont"/>
    <w:uiPriority w:val="1"/>
    <w:qFormat/>
    <w:rsid w:val="003F142C"/>
    <w:rPr>
      <w:rFonts w:ascii="Cambria Math" w:hAnsi="Cambria Math"/>
      <w:i/>
    </w:rPr>
  </w:style>
  <w:style w:type="paragraph" w:customStyle="1" w:styleId="CaseStudyAffiliation">
    <w:name w:val="CaseStudyAffiliation"/>
    <w:basedOn w:val="BoxAffiliation"/>
    <w:uiPriority w:val="1"/>
    <w:qFormat/>
    <w:rsid w:val="003F142C"/>
  </w:style>
  <w:style w:type="paragraph" w:customStyle="1" w:styleId="CaseStudyAuthor">
    <w:name w:val="CaseStudyAuthor"/>
    <w:basedOn w:val="ChapterAuthor"/>
    <w:uiPriority w:val="20"/>
    <w:qFormat/>
    <w:rsid w:val="003F142C"/>
  </w:style>
  <w:style w:type="paragraph" w:customStyle="1" w:styleId="CaseStudy-BL3Para">
    <w:name w:val="CaseStudy-BL3Para"/>
    <w:basedOn w:val="CaseStudy-BL2Para"/>
    <w:uiPriority w:val="1"/>
    <w:qFormat/>
    <w:rsid w:val="003F142C"/>
    <w:pPr>
      <w:ind w:left="1077"/>
    </w:pPr>
  </w:style>
  <w:style w:type="paragraph" w:customStyle="1" w:styleId="CaseStudy-BL4">
    <w:name w:val="CaseStudy-BL4"/>
    <w:basedOn w:val="CaseStudy-BL3"/>
    <w:uiPriority w:val="1"/>
    <w:qFormat/>
    <w:rsid w:val="003F142C"/>
    <w:pPr>
      <w:ind w:left="1604" w:hanging="357"/>
    </w:pPr>
  </w:style>
  <w:style w:type="paragraph" w:customStyle="1" w:styleId="CaseStudy-BLHeading">
    <w:name w:val="CaseStudy-BLHeading"/>
    <w:basedOn w:val="Normal"/>
    <w:uiPriority w:val="1"/>
    <w:qFormat/>
    <w:rsid w:val="003F142C"/>
    <w:rPr>
      <w:color w:val="00B050"/>
      <w:sz w:val="28"/>
    </w:rPr>
  </w:style>
  <w:style w:type="paragraph" w:customStyle="1" w:styleId="CaseStudy-ComputerCode">
    <w:name w:val="CaseStudy-ComputerCode"/>
    <w:basedOn w:val="Normal"/>
    <w:uiPriority w:val="1"/>
    <w:qFormat/>
    <w:rsid w:val="003F142C"/>
    <w:rPr>
      <w:rFonts w:ascii="Courier New" w:hAnsi="Courier New"/>
    </w:rPr>
  </w:style>
  <w:style w:type="character" w:customStyle="1" w:styleId="CaseStudyParaChar">
    <w:name w:val="CaseStudyPara Char"/>
    <w:link w:val="CaseStudyPara"/>
    <w:uiPriority w:val="20"/>
    <w:rsid w:val="003F142C"/>
    <w:rPr>
      <w:rFonts w:ascii="Times New Roman" w:eastAsia="Times New Roman" w:hAnsi="Times New Roman" w:cs="Times New Roman"/>
      <w:lang w:val="en-US"/>
    </w:rPr>
  </w:style>
  <w:style w:type="paragraph" w:customStyle="1" w:styleId="CaseStudy-DisplayEq-MathMode">
    <w:name w:val="CaseStudy-DisplayEq-MathMode"/>
    <w:basedOn w:val="CaseStudyPara"/>
    <w:uiPriority w:val="1"/>
    <w:qFormat/>
    <w:rsid w:val="003F142C"/>
  </w:style>
  <w:style w:type="paragraph" w:customStyle="1" w:styleId="CaseStudyFigure">
    <w:name w:val="CaseStudyFigure"/>
    <w:basedOn w:val="BoxFigure"/>
    <w:uiPriority w:val="1"/>
    <w:qFormat/>
    <w:rsid w:val="003F142C"/>
  </w:style>
  <w:style w:type="character" w:customStyle="1" w:styleId="CaseStudyHead1Char">
    <w:name w:val="CaseStudyHead1 Char"/>
    <w:link w:val="CaseStudyHead1"/>
    <w:uiPriority w:val="20"/>
    <w:rsid w:val="003F142C"/>
    <w:rPr>
      <w:rFonts w:ascii="Calibri" w:eastAsia="Calibri" w:hAnsi="Calibri" w:cs="Latha"/>
      <w:color w:val="C00000"/>
      <w:sz w:val="28"/>
      <w:lang w:val="x-none" w:eastAsia="x-none"/>
    </w:rPr>
  </w:style>
  <w:style w:type="character" w:customStyle="1" w:styleId="CaseStudyHead2Char">
    <w:name w:val="CaseStudyHead2 Char"/>
    <w:link w:val="CaseStudyHead2"/>
    <w:uiPriority w:val="1"/>
    <w:rsid w:val="003F142C"/>
    <w:rPr>
      <w:rFonts w:ascii="Times New Roman" w:eastAsia="Times New Roman" w:hAnsi="Times New Roman" w:cs="Times New Roman"/>
      <w:color w:val="7030A0"/>
      <w:sz w:val="28"/>
      <w:szCs w:val="28"/>
      <w:lang w:val="en-US"/>
    </w:rPr>
  </w:style>
  <w:style w:type="paragraph" w:customStyle="1" w:styleId="CaseStudy-Lc-Alphalist1">
    <w:name w:val="CaseStudy-Lc-Alphalist1"/>
    <w:basedOn w:val="Normal"/>
    <w:uiPriority w:val="1"/>
    <w:qFormat/>
    <w:rsid w:val="003F142C"/>
    <w:pPr>
      <w:numPr>
        <w:numId w:val="235"/>
      </w:numPr>
    </w:pPr>
  </w:style>
  <w:style w:type="paragraph" w:customStyle="1" w:styleId="CaseStudy-Lc-Alphalist2">
    <w:name w:val="CaseStudy-Lc-Alphalist2"/>
    <w:basedOn w:val="Normal"/>
    <w:uiPriority w:val="1"/>
    <w:qFormat/>
    <w:rsid w:val="003F142C"/>
    <w:pPr>
      <w:numPr>
        <w:numId w:val="236"/>
      </w:numPr>
    </w:pPr>
  </w:style>
  <w:style w:type="paragraph" w:customStyle="1" w:styleId="CaseStudy-Lc-Alphalist3">
    <w:name w:val="CaseStudy-Lc-Alphalist3"/>
    <w:basedOn w:val="CaseStudy-Lc-Alphalist2"/>
    <w:uiPriority w:val="1"/>
    <w:qFormat/>
    <w:rsid w:val="003F142C"/>
    <w:pPr>
      <w:numPr>
        <w:numId w:val="237"/>
      </w:numPr>
    </w:pPr>
  </w:style>
  <w:style w:type="paragraph" w:customStyle="1" w:styleId="CaseStudy-LcRomanList2">
    <w:name w:val="CaseStudy-LcRomanList2"/>
    <w:basedOn w:val="CaseStudy-Lc-Alphalist2"/>
    <w:uiPriority w:val="1"/>
    <w:qFormat/>
    <w:rsid w:val="003F142C"/>
    <w:pPr>
      <w:numPr>
        <w:numId w:val="238"/>
      </w:numPr>
    </w:pPr>
  </w:style>
  <w:style w:type="paragraph" w:customStyle="1" w:styleId="CaseStudy-LcRomanlist1">
    <w:name w:val="CaseStudy-LcRomanlist1"/>
    <w:basedOn w:val="CaseStudy-LcRomanList2"/>
    <w:uiPriority w:val="1"/>
    <w:qFormat/>
    <w:rsid w:val="003F142C"/>
    <w:pPr>
      <w:numPr>
        <w:numId w:val="239"/>
      </w:numPr>
    </w:pPr>
  </w:style>
  <w:style w:type="paragraph" w:customStyle="1" w:styleId="CaseStudy-LcRomanList3">
    <w:name w:val="CaseStudy-LcRomanList3"/>
    <w:basedOn w:val="Normal"/>
    <w:uiPriority w:val="1"/>
    <w:qFormat/>
    <w:rsid w:val="003F142C"/>
    <w:pPr>
      <w:numPr>
        <w:numId w:val="240"/>
      </w:numPr>
    </w:pPr>
  </w:style>
  <w:style w:type="paragraph" w:customStyle="1" w:styleId="CaseStudy-LcRomanList4">
    <w:name w:val="CaseStudy-LcRomanList4"/>
    <w:basedOn w:val="Normal"/>
    <w:uiPriority w:val="1"/>
    <w:qFormat/>
    <w:rsid w:val="003F142C"/>
    <w:pPr>
      <w:numPr>
        <w:numId w:val="241"/>
      </w:numPr>
    </w:pPr>
  </w:style>
  <w:style w:type="paragraph" w:customStyle="1" w:styleId="CaseStudy-LcRomanList5">
    <w:name w:val="CaseStudy-LcRomanList5"/>
    <w:basedOn w:val="Normal"/>
    <w:uiPriority w:val="1"/>
    <w:qFormat/>
    <w:rsid w:val="003F142C"/>
    <w:pPr>
      <w:numPr>
        <w:numId w:val="242"/>
      </w:numPr>
    </w:pPr>
  </w:style>
  <w:style w:type="paragraph" w:customStyle="1" w:styleId="CaseStudy-NL2Para">
    <w:name w:val="CaseStudy-NL2Para"/>
    <w:basedOn w:val="CaseStudy-NL1Para"/>
    <w:uiPriority w:val="1"/>
    <w:qFormat/>
    <w:rsid w:val="003F142C"/>
    <w:pPr>
      <w:ind w:left="510"/>
    </w:pPr>
  </w:style>
  <w:style w:type="paragraph" w:customStyle="1" w:styleId="CaseStudy-NL3">
    <w:name w:val="CaseStudy-NL3"/>
    <w:basedOn w:val="CaseStudy-NL1"/>
    <w:uiPriority w:val="1"/>
    <w:qFormat/>
    <w:rsid w:val="003F142C"/>
    <w:pPr>
      <w:ind w:left="1037" w:hanging="357"/>
    </w:pPr>
  </w:style>
  <w:style w:type="paragraph" w:customStyle="1" w:styleId="CaseStudy-NL3Para">
    <w:name w:val="CaseStudy-NL3Para"/>
    <w:basedOn w:val="CaseStudy-NL1Para"/>
    <w:uiPriority w:val="1"/>
    <w:qFormat/>
    <w:rsid w:val="003F142C"/>
    <w:pPr>
      <w:ind w:left="680"/>
    </w:pPr>
  </w:style>
  <w:style w:type="paragraph" w:customStyle="1" w:styleId="CaseStudy-NL4">
    <w:name w:val="CaseStudy-NL4"/>
    <w:basedOn w:val="CaseStudy-NL1"/>
    <w:uiPriority w:val="1"/>
    <w:qFormat/>
    <w:rsid w:val="003F142C"/>
    <w:pPr>
      <w:ind w:left="1208" w:hanging="357"/>
    </w:pPr>
  </w:style>
  <w:style w:type="paragraph" w:customStyle="1" w:styleId="CaseStudy-NL4Para">
    <w:name w:val="CaseStudy-NL4Para"/>
    <w:basedOn w:val="CaseStudy-NL1Para"/>
    <w:uiPriority w:val="1"/>
    <w:qFormat/>
    <w:rsid w:val="003F142C"/>
    <w:pPr>
      <w:ind w:left="851"/>
    </w:pPr>
  </w:style>
  <w:style w:type="paragraph" w:customStyle="1" w:styleId="CaseStudy-TableBody">
    <w:name w:val="CaseStudy-TableBody"/>
    <w:basedOn w:val="Normal"/>
    <w:uiPriority w:val="1"/>
    <w:qFormat/>
    <w:rsid w:val="003F142C"/>
  </w:style>
  <w:style w:type="paragraph" w:customStyle="1" w:styleId="CaseStudy-Table-BulletList1">
    <w:name w:val="CaseStudy-Table-BulletList1"/>
    <w:basedOn w:val="Normal"/>
    <w:uiPriority w:val="1"/>
    <w:qFormat/>
    <w:rsid w:val="003F142C"/>
    <w:pPr>
      <w:numPr>
        <w:numId w:val="244"/>
      </w:numPr>
    </w:pPr>
  </w:style>
  <w:style w:type="paragraph" w:customStyle="1" w:styleId="CaseStudy-TableCaption">
    <w:name w:val="CaseStudy-TableCaption"/>
    <w:basedOn w:val="Normal"/>
    <w:uiPriority w:val="1"/>
    <w:qFormat/>
    <w:rsid w:val="003F142C"/>
    <w:rPr>
      <w:b/>
      <w:color w:val="0070C0"/>
    </w:rPr>
  </w:style>
  <w:style w:type="paragraph" w:customStyle="1" w:styleId="CaseStudy-TableColumnHead1">
    <w:name w:val="CaseStudy-TableColumnHead1"/>
    <w:basedOn w:val="Normal"/>
    <w:uiPriority w:val="1"/>
    <w:qFormat/>
    <w:rsid w:val="003F142C"/>
    <w:rPr>
      <w:b/>
      <w:color w:val="7030A0"/>
    </w:rPr>
  </w:style>
  <w:style w:type="paragraph" w:customStyle="1" w:styleId="CaseStudy-TableLc-AlphaList2">
    <w:name w:val="CaseStudy-TableLc-AlphaList2"/>
    <w:basedOn w:val="ExampleNumberList3"/>
    <w:uiPriority w:val="1"/>
    <w:qFormat/>
    <w:rsid w:val="003F142C"/>
    <w:pPr>
      <w:numPr>
        <w:numId w:val="246"/>
      </w:numPr>
    </w:pPr>
  </w:style>
  <w:style w:type="paragraph" w:customStyle="1" w:styleId="CaseStudy-TableLc-RomanList1">
    <w:name w:val="CaseStudy-TableLc-RomanList1"/>
    <w:basedOn w:val="Normal"/>
    <w:uiPriority w:val="1"/>
    <w:qFormat/>
    <w:rsid w:val="003F142C"/>
    <w:pPr>
      <w:numPr>
        <w:numId w:val="247"/>
      </w:numPr>
    </w:pPr>
    <w:rPr>
      <w:rFonts w:ascii="Calibri" w:hAnsi="Calibri" w:cs="Calibri"/>
      <w:lang w:eastAsia="en-IN" w:bidi="ta-IN"/>
    </w:rPr>
  </w:style>
  <w:style w:type="paragraph" w:customStyle="1" w:styleId="CaseStudy-TableLc-RomanList2">
    <w:name w:val="CaseStudy-TableLc-RomanList2"/>
    <w:basedOn w:val="Normal"/>
    <w:uiPriority w:val="1"/>
    <w:qFormat/>
    <w:rsid w:val="003F142C"/>
    <w:pPr>
      <w:numPr>
        <w:numId w:val="248"/>
      </w:numPr>
    </w:pPr>
    <w:rPr>
      <w:rFonts w:ascii="Calibri" w:hAnsi="Calibri" w:cs="Calibri"/>
      <w:lang w:eastAsia="en-IN" w:bidi="ta-IN"/>
    </w:rPr>
  </w:style>
  <w:style w:type="paragraph" w:customStyle="1" w:styleId="CaseStudy-TableUL-FL1">
    <w:name w:val="CaseStudy-TableUL-FL1"/>
    <w:basedOn w:val="ExampleNumberList3"/>
    <w:uiPriority w:val="1"/>
    <w:qFormat/>
    <w:rsid w:val="003F142C"/>
    <w:pPr>
      <w:numPr>
        <w:numId w:val="0"/>
      </w:numPr>
      <w:ind w:left="720"/>
    </w:pPr>
  </w:style>
  <w:style w:type="paragraph" w:customStyle="1" w:styleId="CaseStudy-TableULHeading">
    <w:name w:val="CaseStudy-TableULHeading"/>
    <w:basedOn w:val="Normal"/>
    <w:uiPriority w:val="1"/>
    <w:qFormat/>
    <w:rsid w:val="003F142C"/>
    <w:rPr>
      <w:b/>
      <w:color w:val="1F4E79"/>
    </w:rPr>
  </w:style>
  <w:style w:type="paragraph" w:customStyle="1" w:styleId="CaseStudy-Uc-Alphalist1">
    <w:name w:val="CaseStudy-Uc-Alphalist1"/>
    <w:basedOn w:val="Normal"/>
    <w:uiPriority w:val="1"/>
    <w:qFormat/>
    <w:rsid w:val="003F142C"/>
    <w:pPr>
      <w:numPr>
        <w:numId w:val="249"/>
      </w:numPr>
    </w:pPr>
  </w:style>
  <w:style w:type="paragraph" w:customStyle="1" w:styleId="CaseStudy-UL-FL1">
    <w:name w:val="CaseStudy-UL-FL1"/>
    <w:basedOn w:val="Normal"/>
    <w:uiPriority w:val="1"/>
    <w:qFormat/>
    <w:rsid w:val="003F142C"/>
  </w:style>
  <w:style w:type="paragraph" w:customStyle="1" w:styleId="CaseStudy-UL-FL2">
    <w:name w:val="CaseStudy-UL-FL2"/>
    <w:basedOn w:val="CaseStudy-UL-FL1"/>
    <w:uiPriority w:val="1"/>
    <w:qFormat/>
    <w:rsid w:val="003F142C"/>
    <w:pPr>
      <w:ind w:left="720"/>
    </w:pPr>
  </w:style>
  <w:style w:type="paragraph" w:customStyle="1" w:styleId="CCH">
    <w:name w:val="CCH"/>
    <w:basedOn w:val="Normal"/>
    <w:next w:val="Normal"/>
    <w:rsid w:val="003F142C"/>
    <w:pPr>
      <w:keepNext/>
      <w:keepLines/>
      <w:widowControl w:val="0"/>
      <w:suppressAutoHyphens/>
      <w:autoSpaceDE w:val="0"/>
      <w:autoSpaceDN w:val="0"/>
      <w:adjustRightInd w:val="0"/>
      <w:textAlignment w:val="center"/>
      <w:outlineLvl w:val="0"/>
    </w:pPr>
    <w:rPr>
      <w:rFonts w:ascii="OptimaLTStd-Bold" w:eastAsia="Calibri" w:hAnsi="OptimaLTStd-Bold" w:cs="OptimaLTStd-Bold"/>
      <w:b/>
      <w:bCs/>
      <w:noProof/>
      <w:color w:val="000000"/>
      <w:sz w:val="28"/>
      <w:szCs w:val="28"/>
    </w:rPr>
  </w:style>
  <w:style w:type="paragraph" w:customStyle="1" w:styleId="CHRunningHead">
    <w:name w:val="CH_RunningHead"/>
    <w:basedOn w:val="Normal"/>
    <w:uiPriority w:val="1"/>
    <w:qFormat/>
    <w:rsid w:val="003F142C"/>
  </w:style>
  <w:style w:type="paragraph" w:customStyle="1" w:styleId="z1NTOC">
    <w:name w:val="z1NTOC"/>
    <w:basedOn w:val="TOC1"/>
    <w:autoRedefine/>
    <w:qFormat/>
    <w:rsid w:val="003F142C"/>
    <w:rPr>
      <w:rFonts w:ascii="Calibri" w:eastAsia="Calibri" w:hAnsi="Calibri" w:cs="Latha"/>
      <w:noProof/>
    </w:rPr>
  </w:style>
  <w:style w:type="paragraph" w:customStyle="1" w:styleId="z2NTOC">
    <w:name w:val="z2NTOC"/>
    <w:basedOn w:val="TOC2"/>
    <w:qFormat/>
    <w:rsid w:val="003F142C"/>
    <w:rPr>
      <w:rFonts w:ascii="Calibri" w:eastAsia="Calibri" w:hAnsi="Calibri" w:cs="Latha"/>
    </w:rPr>
  </w:style>
  <w:style w:type="paragraph" w:customStyle="1" w:styleId="z3NTOC">
    <w:name w:val="z3NTOC"/>
    <w:basedOn w:val="TOC3"/>
    <w:qFormat/>
    <w:rsid w:val="003F142C"/>
    <w:rPr>
      <w:rFonts w:ascii="Calibri" w:eastAsia="Calibri" w:hAnsi="Calibri" w:cs="Latha"/>
    </w:rPr>
  </w:style>
  <w:style w:type="paragraph" w:customStyle="1" w:styleId="ChapOutlineHead4">
    <w:name w:val="ChapOutlineHead4"/>
    <w:basedOn w:val="z3NTOC"/>
    <w:uiPriority w:val="1"/>
    <w:qFormat/>
    <w:rsid w:val="003F142C"/>
    <w:pPr>
      <w:ind w:left="680"/>
    </w:pPr>
  </w:style>
  <w:style w:type="paragraph" w:customStyle="1" w:styleId="ChapOutlineHead5">
    <w:name w:val="ChapOutlineHead5"/>
    <w:basedOn w:val="z3NTOC"/>
    <w:uiPriority w:val="1"/>
    <w:qFormat/>
    <w:rsid w:val="003F142C"/>
    <w:pPr>
      <w:ind w:left="851"/>
    </w:pPr>
  </w:style>
  <w:style w:type="character" w:customStyle="1" w:styleId="ChapterCitation">
    <w:name w:val="ChapterCitation"/>
    <w:basedOn w:val="DefaultParagraphFont"/>
    <w:uiPriority w:val="1"/>
    <w:qFormat/>
    <w:rsid w:val="003F142C"/>
  </w:style>
  <w:style w:type="character" w:customStyle="1" w:styleId="codebitalics">
    <w:name w:val="code_bitalics"/>
    <w:uiPriority w:val="1"/>
    <w:qFormat/>
    <w:rsid w:val="003F142C"/>
    <w:rPr>
      <w:rFonts w:ascii="Courier New" w:hAnsi="Courier New"/>
      <w:b/>
      <w:i/>
      <w:iCs/>
    </w:rPr>
  </w:style>
  <w:style w:type="character" w:customStyle="1" w:styleId="codeblueaccent1">
    <w:name w:val="code_blue_accent1"/>
    <w:uiPriority w:val="1"/>
    <w:qFormat/>
    <w:rsid w:val="003F142C"/>
    <w:rPr>
      <w:color w:val="2E74B5"/>
    </w:rPr>
  </w:style>
  <w:style w:type="character" w:customStyle="1" w:styleId="codeblueaccent2">
    <w:name w:val="code_blue_accent2"/>
    <w:uiPriority w:val="1"/>
    <w:qFormat/>
    <w:rsid w:val="003F142C"/>
    <w:rPr>
      <w:color w:val="00979C"/>
    </w:rPr>
  </w:style>
  <w:style w:type="character" w:customStyle="1" w:styleId="codeblueaccent4">
    <w:name w:val="code_blue_accent4"/>
    <w:uiPriority w:val="1"/>
    <w:qFormat/>
    <w:rsid w:val="003F142C"/>
    <w:rPr>
      <w:color w:val="2973B7"/>
    </w:rPr>
  </w:style>
  <w:style w:type="character" w:customStyle="1" w:styleId="codeblueaccent5">
    <w:name w:val="code_blue_accent5"/>
    <w:uiPriority w:val="1"/>
    <w:qFormat/>
    <w:rsid w:val="003F142C"/>
    <w:rPr>
      <w:color w:val="8EAADB"/>
    </w:rPr>
  </w:style>
  <w:style w:type="character" w:customStyle="1" w:styleId="codebluesky">
    <w:name w:val="code_blue_sky"/>
    <w:uiPriority w:val="1"/>
    <w:qFormat/>
    <w:rsid w:val="003F142C"/>
    <w:rPr>
      <w:color w:val="2B91AF"/>
    </w:rPr>
  </w:style>
  <w:style w:type="character" w:customStyle="1" w:styleId="codebold">
    <w:name w:val="code_bold"/>
    <w:uiPriority w:val="1"/>
    <w:qFormat/>
    <w:rsid w:val="003F142C"/>
    <w:rPr>
      <w:rFonts w:ascii="Courier New" w:hAnsi="Courier New"/>
      <w:b/>
      <w:sz w:val="20"/>
    </w:rPr>
  </w:style>
  <w:style w:type="character" w:customStyle="1" w:styleId="codebunderline">
    <w:name w:val="code_bunderline"/>
    <w:uiPriority w:val="1"/>
    <w:qFormat/>
    <w:rsid w:val="003F142C"/>
    <w:rPr>
      <w:b/>
      <w:u w:val="single"/>
    </w:rPr>
  </w:style>
  <w:style w:type="character" w:customStyle="1" w:styleId="codecoffee">
    <w:name w:val="code_coffee"/>
    <w:uiPriority w:val="1"/>
    <w:qFormat/>
    <w:rsid w:val="003F142C"/>
    <w:rPr>
      <w:rFonts w:ascii="Courier New" w:hAnsi="Courier New"/>
      <w:color w:val="833C0B"/>
    </w:rPr>
  </w:style>
  <w:style w:type="character" w:customStyle="1" w:styleId="codedblueboldhighlight">
    <w:name w:val="code_dblue_bold_highlight"/>
    <w:uiPriority w:val="1"/>
    <w:qFormat/>
    <w:rsid w:val="003F142C"/>
    <w:rPr>
      <w:rFonts w:ascii="Courier New" w:hAnsi="Courier New"/>
      <w:b/>
      <w:color w:val="002060"/>
      <w:sz w:val="24"/>
    </w:rPr>
  </w:style>
  <w:style w:type="character" w:customStyle="1" w:styleId="codedbluehighlight">
    <w:name w:val="code_dblue_highlight"/>
    <w:uiPriority w:val="1"/>
    <w:qFormat/>
    <w:rsid w:val="003F142C"/>
    <w:rPr>
      <w:rFonts w:ascii="Courier New" w:hAnsi="Courier New"/>
      <w:color w:val="002060"/>
      <w:sz w:val="24"/>
    </w:rPr>
  </w:style>
  <w:style w:type="character" w:customStyle="1" w:styleId="codedblue1boldhighlight">
    <w:name w:val="code_dblue1_bold_highlight"/>
    <w:uiPriority w:val="1"/>
    <w:qFormat/>
    <w:rsid w:val="003F142C"/>
    <w:rPr>
      <w:rFonts w:ascii="Courier New" w:hAnsi="Courier New" w:cs="Courier New"/>
      <w:b/>
      <w:bCs/>
      <w:color w:val="000080"/>
      <w:shd w:val="clear" w:color="auto" w:fill="FFFFFF"/>
    </w:rPr>
  </w:style>
  <w:style w:type="character" w:customStyle="1" w:styleId="codedred">
    <w:name w:val="code_dred"/>
    <w:basedOn w:val="DefaultParagraphFont"/>
    <w:uiPriority w:val="1"/>
    <w:qFormat/>
    <w:rsid w:val="003F142C"/>
    <w:rPr>
      <w:rFonts w:ascii="Courier New" w:hAnsi="Courier New"/>
      <w:color w:val="C00000"/>
      <w:sz w:val="22"/>
    </w:rPr>
  </w:style>
  <w:style w:type="character" w:customStyle="1" w:styleId="codegreenbold">
    <w:name w:val="code_green_bold"/>
    <w:uiPriority w:val="1"/>
    <w:qFormat/>
    <w:rsid w:val="003F142C"/>
    <w:rPr>
      <w:rFonts w:ascii="Courier New" w:hAnsi="Courier New"/>
      <w:b/>
      <w:color w:val="228B22"/>
    </w:rPr>
  </w:style>
  <w:style w:type="character" w:customStyle="1" w:styleId="codegreendark">
    <w:name w:val="code_green_dark"/>
    <w:uiPriority w:val="1"/>
    <w:qFormat/>
    <w:rsid w:val="003F142C"/>
    <w:rPr>
      <w:color w:val="44BB88"/>
    </w:rPr>
  </w:style>
  <w:style w:type="character" w:customStyle="1" w:styleId="codegreenlight">
    <w:name w:val="code_green_light"/>
    <w:uiPriority w:val="1"/>
    <w:qFormat/>
    <w:rsid w:val="003F142C"/>
    <w:rPr>
      <w:color w:val="5E6D03"/>
    </w:rPr>
  </w:style>
  <w:style w:type="character" w:customStyle="1" w:styleId="codegrey">
    <w:name w:val="code_grey"/>
    <w:uiPriority w:val="1"/>
    <w:qFormat/>
    <w:rsid w:val="003F142C"/>
    <w:rPr>
      <w:color w:val="808080"/>
    </w:rPr>
  </w:style>
  <w:style w:type="character" w:customStyle="1" w:styleId="codehighlight">
    <w:name w:val="code_highlight"/>
    <w:uiPriority w:val="1"/>
    <w:qFormat/>
    <w:rsid w:val="003F142C"/>
    <w:rPr>
      <w:rFonts w:ascii="Courier New" w:eastAsia="Times New Roman" w:hAnsi="Courier New"/>
      <w:color w:val="000000"/>
      <w:shd w:val="clear" w:color="auto" w:fill="FFFFFF"/>
    </w:rPr>
  </w:style>
  <w:style w:type="character" w:customStyle="1" w:styleId="codelblueboldhighlight">
    <w:name w:val="code_lblue_bold_highlight"/>
    <w:uiPriority w:val="1"/>
    <w:qFormat/>
    <w:rsid w:val="003F142C"/>
    <w:rPr>
      <w:rFonts w:ascii="Courier New" w:hAnsi="Courier New" w:cs="Courier New"/>
      <w:b/>
      <w:bCs/>
      <w:color w:val="0000FF"/>
      <w:sz w:val="24"/>
      <w:shd w:val="clear" w:color="auto" w:fill="FFFFFF"/>
    </w:rPr>
  </w:style>
  <w:style w:type="character" w:customStyle="1" w:styleId="codelbluehighlight">
    <w:name w:val="code_lblue_highlight"/>
    <w:uiPriority w:val="1"/>
    <w:qFormat/>
    <w:rsid w:val="003F142C"/>
    <w:rPr>
      <w:rFonts w:ascii="Courier New" w:hAnsi="Courier New" w:cs="Courier New"/>
      <w:color w:val="0000FF"/>
      <w:shd w:val="clear" w:color="auto" w:fill="FFFFFF"/>
    </w:rPr>
  </w:style>
  <w:style w:type="character" w:customStyle="1" w:styleId="codelgreen">
    <w:name w:val="code_lgreen"/>
    <w:uiPriority w:val="1"/>
    <w:qFormat/>
    <w:rsid w:val="003F142C"/>
    <w:rPr>
      <w:rFonts w:ascii="Courier New" w:eastAsia="Times New Roman" w:hAnsi="Courier New" w:cs="Courier New"/>
      <w:color w:val="008080"/>
      <w:shd w:val="clear" w:color="auto" w:fill="FFFFFF"/>
    </w:rPr>
  </w:style>
  <w:style w:type="character" w:customStyle="1" w:styleId="codelgreenbold">
    <w:name w:val="code_lgreen_bold"/>
    <w:uiPriority w:val="1"/>
    <w:qFormat/>
    <w:rsid w:val="003F142C"/>
    <w:rPr>
      <w:rFonts w:ascii="Courier New" w:eastAsia="Times New Roman" w:hAnsi="Courier New" w:cs="Courier New"/>
      <w:b/>
      <w:bCs/>
      <w:color w:val="008080"/>
      <w:shd w:val="clear" w:color="auto" w:fill="FFFFFF"/>
    </w:rPr>
  </w:style>
  <w:style w:type="character" w:customStyle="1" w:styleId="codeLPink">
    <w:name w:val="code_LPink"/>
    <w:uiPriority w:val="1"/>
    <w:qFormat/>
    <w:rsid w:val="003F142C"/>
    <w:rPr>
      <w:color w:val="BA2DA2"/>
    </w:rPr>
  </w:style>
  <w:style w:type="character" w:customStyle="1" w:styleId="codeorangeaccent1">
    <w:name w:val="code_orange_accent1"/>
    <w:uiPriority w:val="1"/>
    <w:qFormat/>
    <w:rsid w:val="003F142C"/>
    <w:rPr>
      <w:color w:val="E96900"/>
    </w:rPr>
  </w:style>
  <w:style w:type="character" w:customStyle="1" w:styleId="codeorangeaccent2">
    <w:name w:val="code_orange_accent2"/>
    <w:uiPriority w:val="1"/>
    <w:qFormat/>
    <w:rsid w:val="003F142C"/>
    <w:rPr>
      <w:color w:val="ED7D31"/>
    </w:rPr>
  </w:style>
  <w:style w:type="character" w:customStyle="1" w:styleId="codeorangedark">
    <w:name w:val="code_orange_dark"/>
    <w:uiPriority w:val="1"/>
    <w:qFormat/>
    <w:rsid w:val="003F142C"/>
    <w:rPr>
      <w:color w:val="F57D00"/>
    </w:rPr>
  </w:style>
  <w:style w:type="character" w:customStyle="1" w:styleId="codeorangelight">
    <w:name w:val="code_orange_light"/>
    <w:uiPriority w:val="1"/>
    <w:qFormat/>
    <w:rsid w:val="003F142C"/>
    <w:rPr>
      <w:color w:val="D35400"/>
    </w:rPr>
  </w:style>
  <w:style w:type="character" w:customStyle="1" w:styleId="codepink">
    <w:name w:val="code_pink"/>
    <w:uiPriority w:val="1"/>
    <w:qFormat/>
    <w:rsid w:val="003F142C"/>
    <w:rPr>
      <w:rFonts w:ascii="Courier New" w:hAnsi="Courier New"/>
      <w:color w:val="A020F0"/>
    </w:rPr>
  </w:style>
  <w:style w:type="character" w:customStyle="1" w:styleId="codepurple">
    <w:name w:val="code_purple"/>
    <w:uiPriority w:val="1"/>
    <w:qFormat/>
    <w:rsid w:val="003F142C"/>
    <w:rPr>
      <w:color w:val="6F008A"/>
    </w:rPr>
  </w:style>
  <w:style w:type="paragraph" w:customStyle="1" w:styleId="codered">
    <w:name w:val="code_red"/>
    <w:basedOn w:val="ComputerCode"/>
    <w:link w:val="coderedChar"/>
    <w:uiPriority w:val="1"/>
    <w:qFormat/>
    <w:rsid w:val="003F142C"/>
    <w:rPr>
      <w:color w:val="FF0000"/>
    </w:rPr>
  </w:style>
  <w:style w:type="character" w:customStyle="1" w:styleId="coderedChar">
    <w:name w:val="code_red Char"/>
    <w:basedOn w:val="ComputerCodeChar"/>
    <w:link w:val="codered"/>
    <w:uiPriority w:val="1"/>
    <w:rsid w:val="003F142C"/>
    <w:rPr>
      <w:rFonts w:ascii="Courier New" w:eastAsia="Times New Roman" w:hAnsi="Courier New" w:cs="Times New Roman"/>
      <w:color w:val="FF0000"/>
      <w:lang w:val="en-US"/>
    </w:rPr>
  </w:style>
  <w:style w:type="character" w:customStyle="1" w:styleId="codeviolet">
    <w:name w:val="code_violet"/>
    <w:uiPriority w:val="1"/>
    <w:qFormat/>
    <w:rsid w:val="003F142C"/>
    <w:rPr>
      <w:rFonts w:ascii="Courier New" w:eastAsia="Times New Roman" w:hAnsi="Courier New" w:cs="Courier New"/>
      <w:color w:val="800080"/>
      <w:shd w:val="clear" w:color="auto" w:fill="FFFFFF"/>
    </w:rPr>
  </w:style>
  <w:style w:type="character" w:customStyle="1" w:styleId="codeyellowhighlight">
    <w:name w:val="code_yellow_highlight"/>
    <w:uiPriority w:val="1"/>
    <w:qFormat/>
    <w:rsid w:val="003F142C"/>
    <w:rPr>
      <w:rFonts w:ascii="Courier New" w:hAnsi="Courier New" w:cs="Courier New"/>
      <w:color w:val="000000"/>
      <w:shd w:val="clear" w:color="auto" w:fill="FFFFC0"/>
    </w:rPr>
  </w:style>
  <w:style w:type="paragraph" w:customStyle="1" w:styleId="ComputerCodeNewLine">
    <w:name w:val="ComputerCode_NewLine"/>
    <w:basedOn w:val="Normal"/>
    <w:uiPriority w:val="1"/>
    <w:qFormat/>
    <w:rsid w:val="003F142C"/>
    <w:rPr>
      <w:rFonts w:ascii="Courier New" w:hAnsi="Courier New"/>
    </w:rPr>
  </w:style>
  <w:style w:type="paragraph" w:customStyle="1" w:styleId="ComputerCodeTitle">
    <w:name w:val="ComputerCodeTitle"/>
    <w:basedOn w:val="Normal"/>
    <w:uiPriority w:val="1"/>
    <w:qFormat/>
    <w:rsid w:val="003F142C"/>
    <w:rPr>
      <w:b/>
      <w:color w:val="00B050"/>
      <w:sz w:val="28"/>
    </w:rPr>
  </w:style>
  <w:style w:type="character" w:customStyle="1" w:styleId="CourierNewbold">
    <w:name w:val="CourierNew_bold"/>
    <w:basedOn w:val="DefaultParagraphFont"/>
    <w:uiPriority w:val="1"/>
    <w:qFormat/>
    <w:rsid w:val="003F142C"/>
    <w:rPr>
      <w:rFonts w:ascii="Courier New" w:hAnsi="Courier New"/>
      <w:b/>
    </w:rPr>
  </w:style>
  <w:style w:type="character" w:customStyle="1" w:styleId="cSpecial">
    <w:name w:val="cSpecial"/>
    <w:uiPriority w:val="33"/>
    <w:qFormat/>
    <w:rsid w:val="003F142C"/>
    <w:rPr>
      <w:color w:val="660033"/>
      <w:bdr w:val="single" w:sz="4" w:space="0" w:color="auto"/>
      <w:shd w:val="clear" w:color="auto" w:fill="FFFF00"/>
    </w:rPr>
  </w:style>
  <w:style w:type="character" w:customStyle="1" w:styleId="cSpecial-bold">
    <w:name w:val="cSpecial-bold"/>
    <w:uiPriority w:val="33"/>
    <w:qFormat/>
    <w:rsid w:val="003F142C"/>
    <w:rPr>
      <w:b/>
      <w:color w:val="660033"/>
      <w:bdr w:val="single" w:sz="4" w:space="0" w:color="auto"/>
      <w:shd w:val="clear" w:color="auto" w:fill="FFFF00"/>
    </w:rPr>
  </w:style>
  <w:style w:type="character" w:customStyle="1" w:styleId="cSpecial-bolditalic">
    <w:name w:val="cSpecial-bolditalic"/>
    <w:uiPriority w:val="33"/>
    <w:qFormat/>
    <w:rsid w:val="003F142C"/>
    <w:rPr>
      <w:b/>
      <w:i/>
      <w:color w:val="660033"/>
      <w:bdr w:val="single" w:sz="4" w:space="0" w:color="auto"/>
      <w:shd w:val="clear" w:color="auto" w:fill="FFFF00"/>
    </w:rPr>
  </w:style>
  <w:style w:type="character" w:customStyle="1" w:styleId="cSpecial-italic">
    <w:name w:val="cSpecial-italic"/>
    <w:uiPriority w:val="33"/>
    <w:qFormat/>
    <w:rsid w:val="003F142C"/>
    <w:rPr>
      <w:i/>
      <w:color w:val="660033"/>
      <w:bdr w:val="single" w:sz="4" w:space="0" w:color="auto"/>
      <w:shd w:val="clear" w:color="auto" w:fill="FFFF00"/>
    </w:rPr>
  </w:style>
  <w:style w:type="character" w:customStyle="1" w:styleId="cSpecial-Sub">
    <w:name w:val="cSpecial-Sub"/>
    <w:uiPriority w:val="33"/>
    <w:qFormat/>
    <w:rsid w:val="003F142C"/>
    <w:rPr>
      <w:color w:val="660033"/>
      <w:bdr w:val="single" w:sz="4" w:space="0" w:color="auto"/>
      <w:shd w:val="clear" w:color="auto" w:fill="FFFF00"/>
      <w:vertAlign w:val="subscript"/>
    </w:rPr>
  </w:style>
  <w:style w:type="character" w:customStyle="1" w:styleId="cSpecial-Sup">
    <w:name w:val="cSpecial-Sup"/>
    <w:uiPriority w:val="33"/>
    <w:qFormat/>
    <w:rsid w:val="003F142C"/>
    <w:rPr>
      <w:color w:val="660033"/>
      <w:bdr w:val="single" w:sz="4" w:space="0" w:color="auto"/>
      <w:shd w:val="clear" w:color="auto" w:fill="FFFF00"/>
      <w:vertAlign w:val="superscript"/>
    </w:rPr>
  </w:style>
  <w:style w:type="character" w:customStyle="1" w:styleId="cSymGreek">
    <w:name w:val="cSymGreek"/>
    <w:uiPriority w:val="33"/>
    <w:qFormat/>
    <w:rsid w:val="003F142C"/>
    <w:rPr>
      <w:color w:val="FF0000"/>
      <w:bdr w:val="single" w:sz="4" w:space="0" w:color="BFBFBF"/>
      <w:shd w:val="clear" w:color="auto" w:fill="FFFF99"/>
    </w:rPr>
  </w:style>
  <w:style w:type="character" w:customStyle="1" w:styleId="cSymGreek-bold">
    <w:name w:val="cSymGreek-bold"/>
    <w:uiPriority w:val="33"/>
    <w:qFormat/>
    <w:rsid w:val="003F142C"/>
    <w:rPr>
      <w:b/>
      <w:color w:val="FF0000"/>
      <w:bdr w:val="single" w:sz="4" w:space="0" w:color="BFBFBF"/>
      <w:shd w:val="clear" w:color="auto" w:fill="FFFF99"/>
    </w:rPr>
  </w:style>
  <w:style w:type="character" w:customStyle="1" w:styleId="cSymGreek-bolditalic">
    <w:name w:val="cSymGreek-bolditalic"/>
    <w:uiPriority w:val="33"/>
    <w:qFormat/>
    <w:rsid w:val="003F142C"/>
    <w:rPr>
      <w:b/>
      <w:i/>
      <w:color w:val="FF0000"/>
      <w:bdr w:val="single" w:sz="4" w:space="0" w:color="BFBFBF"/>
      <w:shd w:val="clear" w:color="auto" w:fill="FFFF99"/>
    </w:rPr>
  </w:style>
  <w:style w:type="character" w:customStyle="1" w:styleId="cSymGreek-boldSup">
    <w:name w:val="cSymGreek-boldSup"/>
    <w:uiPriority w:val="33"/>
    <w:qFormat/>
    <w:rsid w:val="003F142C"/>
    <w:rPr>
      <w:b/>
      <w:color w:val="FF0000"/>
      <w:bdr w:val="single" w:sz="4" w:space="0" w:color="BFBFBF"/>
      <w:shd w:val="clear" w:color="auto" w:fill="FFFF99"/>
      <w:vertAlign w:val="superscript"/>
    </w:rPr>
  </w:style>
  <w:style w:type="character" w:customStyle="1" w:styleId="cSymGreek-boldSub">
    <w:name w:val="cSymGreek-boldSub"/>
    <w:uiPriority w:val="33"/>
    <w:qFormat/>
    <w:rsid w:val="003F142C"/>
    <w:rPr>
      <w:b/>
      <w:color w:val="FF0000"/>
      <w:bdr w:val="single" w:sz="4" w:space="0" w:color="BFBFBF"/>
      <w:shd w:val="clear" w:color="auto" w:fill="FFFF99"/>
      <w:vertAlign w:val="subscript"/>
    </w:rPr>
  </w:style>
  <w:style w:type="character" w:customStyle="1" w:styleId="cSymGreek-italic">
    <w:name w:val="cSymGreek-italic"/>
    <w:uiPriority w:val="33"/>
    <w:qFormat/>
    <w:rsid w:val="003F142C"/>
    <w:rPr>
      <w:i/>
      <w:color w:val="FF0000"/>
      <w:bdr w:val="single" w:sz="4" w:space="0" w:color="BFBFBF"/>
      <w:shd w:val="clear" w:color="auto" w:fill="FFFF99"/>
    </w:rPr>
  </w:style>
  <w:style w:type="character" w:customStyle="1" w:styleId="cSymGreek-italicSup">
    <w:name w:val="cSymGreek-italicSup"/>
    <w:uiPriority w:val="33"/>
    <w:qFormat/>
    <w:rsid w:val="003F142C"/>
    <w:rPr>
      <w:i/>
      <w:color w:val="FF0000"/>
      <w:bdr w:val="single" w:sz="4" w:space="0" w:color="BFBFBF"/>
      <w:shd w:val="clear" w:color="auto" w:fill="FFFF99"/>
      <w:vertAlign w:val="superscript"/>
    </w:rPr>
  </w:style>
  <w:style w:type="character" w:customStyle="1" w:styleId="cSymGreek-italicSub">
    <w:name w:val="cSymGreek-italicSub"/>
    <w:uiPriority w:val="33"/>
    <w:qFormat/>
    <w:rsid w:val="003F142C"/>
    <w:rPr>
      <w:i/>
      <w:color w:val="FF0000"/>
      <w:bdr w:val="single" w:sz="4" w:space="0" w:color="BFBFBF"/>
      <w:shd w:val="clear" w:color="auto" w:fill="FFFF99"/>
      <w:vertAlign w:val="subscript"/>
    </w:rPr>
  </w:style>
  <w:style w:type="character" w:customStyle="1" w:styleId="cSymGreek-Sup">
    <w:name w:val="cSymGreek-Sup"/>
    <w:uiPriority w:val="33"/>
    <w:qFormat/>
    <w:rsid w:val="003F142C"/>
    <w:rPr>
      <w:color w:val="FF0000"/>
      <w:bdr w:val="single" w:sz="4" w:space="0" w:color="BFBFBF"/>
      <w:shd w:val="clear" w:color="auto" w:fill="FFFF99"/>
      <w:vertAlign w:val="superscript"/>
    </w:rPr>
  </w:style>
  <w:style w:type="character" w:customStyle="1" w:styleId="cSymGreek-Sub">
    <w:name w:val="cSymGreek-Sub"/>
    <w:uiPriority w:val="33"/>
    <w:qFormat/>
    <w:rsid w:val="003F142C"/>
    <w:rPr>
      <w:color w:val="FF0000"/>
      <w:bdr w:val="single" w:sz="4" w:space="0" w:color="BFBFBF"/>
      <w:shd w:val="clear" w:color="auto" w:fill="FFFF99"/>
      <w:vertAlign w:val="subscript"/>
    </w:rPr>
  </w:style>
  <w:style w:type="character" w:customStyle="1" w:styleId="cSymGreek-Supbolditalic">
    <w:name w:val="cSymGreek-Supbolditalic"/>
    <w:uiPriority w:val="33"/>
    <w:qFormat/>
    <w:rsid w:val="003F142C"/>
    <w:rPr>
      <w:b/>
      <w:i/>
      <w:color w:val="FF0000"/>
      <w:bdr w:val="single" w:sz="4" w:space="0" w:color="BFBFBF"/>
      <w:shd w:val="clear" w:color="auto" w:fill="FFFF99"/>
      <w:vertAlign w:val="superscript"/>
    </w:rPr>
  </w:style>
  <w:style w:type="character" w:customStyle="1" w:styleId="cSymGreek-Subbolditalic">
    <w:name w:val="cSymGreek-Subbolditalic"/>
    <w:uiPriority w:val="33"/>
    <w:qFormat/>
    <w:rsid w:val="003F142C"/>
    <w:rPr>
      <w:b/>
      <w:i/>
      <w:color w:val="FF0000"/>
      <w:bdr w:val="single" w:sz="4" w:space="0" w:color="BFBFBF"/>
      <w:shd w:val="clear" w:color="auto" w:fill="FFFF99"/>
      <w:vertAlign w:val="subscript"/>
    </w:rPr>
  </w:style>
  <w:style w:type="character" w:customStyle="1" w:styleId="cSymGreek-underline">
    <w:name w:val="cSymGreek-underline"/>
    <w:uiPriority w:val="33"/>
    <w:qFormat/>
    <w:rsid w:val="003F142C"/>
    <w:rPr>
      <w:color w:val="FF0000"/>
      <w:u w:val="single"/>
      <w:bdr w:val="single" w:sz="4" w:space="0" w:color="BFBFBF"/>
      <w:shd w:val="clear" w:color="auto" w:fill="FFFF99"/>
    </w:rPr>
  </w:style>
  <w:style w:type="character" w:customStyle="1" w:styleId="cSymGreek-underlinebolditalic">
    <w:name w:val="cSymGreek-underlinebolditalic"/>
    <w:uiPriority w:val="33"/>
    <w:qFormat/>
    <w:rsid w:val="003F142C"/>
    <w:rPr>
      <w:b/>
      <w:i/>
      <w:color w:val="FF0000"/>
      <w:u w:val="single"/>
      <w:bdr w:val="single" w:sz="4" w:space="0" w:color="BFBFBF"/>
      <w:shd w:val="clear" w:color="auto" w:fill="FFFF99"/>
    </w:rPr>
  </w:style>
  <w:style w:type="character" w:customStyle="1" w:styleId="cSymGreek-underlineitalic">
    <w:name w:val="cSymGreek-underlineitalic"/>
    <w:uiPriority w:val="33"/>
    <w:qFormat/>
    <w:rsid w:val="003F142C"/>
    <w:rPr>
      <w:i/>
      <w:color w:val="FF0000"/>
      <w:u w:val="single"/>
      <w:bdr w:val="single" w:sz="4" w:space="0" w:color="BFBFBF"/>
      <w:shd w:val="clear" w:color="auto" w:fill="FFFF99"/>
    </w:rPr>
  </w:style>
  <w:style w:type="character" w:customStyle="1" w:styleId="cSymMath">
    <w:name w:val="cSymMath"/>
    <w:uiPriority w:val="33"/>
    <w:qFormat/>
    <w:rsid w:val="003F142C"/>
    <w:rPr>
      <w:color w:val="6600CC"/>
      <w:bdr w:val="single" w:sz="4" w:space="0" w:color="BFBFBF"/>
      <w:shd w:val="clear" w:color="auto" w:fill="FFFF99"/>
    </w:rPr>
  </w:style>
  <w:style w:type="character" w:customStyle="1" w:styleId="cSymMath-bold">
    <w:name w:val="cSymMath-bold"/>
    <w:uiPriority w:val="33"/>
    <w:qFormat/>
    <w:rsid w:val="003F142C"/>
    <w:rPr>
      <w:b/>
      <w:color w:val="6600CC"/>
      <w:bdr w:val="single" w:sz="4" w:space="0" w:color="BFBFBF"/>
      <w:shd w:val="clear" w:color="auto" w:fill="FFFF99"/>
    </w:rPr>
  </w:style>
  <w:style w:type="character" w:customStyle="1" w:styleId="cSymMath-bolditalic">
    <w:name w:val="cSymMath-bolditalic"/>
    <w:uiPriority w:val="33"/>
    <w:qFormat/>
    <w:rsid w:val="003F142C"/>
    <w:rPr>
      <w:b/>
      <w:i/>
      <w:color w:val="6600CC"/>
      <w:bdr w:val="single" w:sz="4" w:space="0" w:color="BFBFBF"/>
      <w:shd w:val="clear" w:color="auto" w:fill="FFFF99"/>
    </w:rPr>
  </w:style>
  <w:style w:type="character" w:customStyle="1" w:styleId="cSymMath-italic">
    <w:name w:val="cSymMath-italic"/>
    <w:uiPriority w:val="33"/>
    <w:qFormat/>
    <w:rsid w:val="003F142C"/>
    <w:rPr>
      <w:i/>
      <w:color w:val="6600CC"/>
      <w:bdr w:val="single" w:sz="4" w:space="0" w:color="BFBFBF"/>
      <w:shd w:val="clear" w:color="auto" w:fill="FFFF99"/>
    </w:rPr>
  </w:style>
  <w:style w:type="character" w:customStyle="1" w:styleId="cSymMath-Sup">
    <w:name w:val="cSymMath-Sup"/>
    <w:uiPriority w:val="33"/>
    <w:qFormat/>
    <w:rsid w:val="003F142C"/>
    <w:rPr>
      <w:color w:val="6600CC"/>
      <w:bdr w:val="single" w:sz="4" w:space="0" w:color="BFBFBF"/>
      <w:shd w:val="clear" w:color="auto" w:fill="FFFF99"/>
      <w:vertAlign w:val="superscript"/>
    </w:rPr>
  </w:style>
  <w:style w:type="character" w:customStyle="1" w:styleId="cSymMath-Sub">
    <w:name w:val="cSymMath-Sub"/>
    <w:uiPriority w:val="33"/>
    <w:qFormat/>
    <w:rsid w:val="003F142C"/>
    <w:rPr>
      <w:color w:val="6600CC"/>
      <w:bdr w:val="single" w:sz="4" w:space="0" w:color="BFBFBF"/>
      <w:shd w:val="clear" w:color="auto" w:fill="FFFF99"/>
      <w:vertAlign w:val="subscript"/>
    </w:rPr>
  </w:style>
  <w:style w:type="paragraph" w:customStyle="1" w:styleId="DisplayEq-MathModeHighlight">
    <w:name w:val="DisplayEq-MathMode_Highlight"/>
    <w:basedOn w:val="DisplayEq-MathMode"/>
    <w:uiPriority w:val="1"/>
    <w:rsid w:val="003F142C"/>
    <w:rPr>
      <w:position w:val="-10"/>
    </w:rPr>
  </w:style>
  <w:style w:type="character" w:customStyle="1" w:styleId="DropCap">
    <w:name w:val="DropCap"/>
    <w:basedOn w:val="DefaultParagraphFont"/>
    <w:uiPriority w:val="1"/>
    <w:qFormat/>
    <w:rsid w:val="003F142C"/>
    <w:rPr>
      <w:color w:val="CC00FF"/>
    </w:rPr>
  </w:style>
  <w:style w:type="character" w:customStyle="1" w:styleId="Edn">
    <w:name w:val="Edn"/>
    <w:basedOn w:val="DefaultParagraphFont"/>
    <w:uiPriority w:val="1"/>
    <w:qFormat/>
    <w:rsid w:val="003F142C"/>
  </w:style>
  <w:style w:type="paragraph" w:customStyle="1" w:styleId="EN-BL1">
    <w:name w:val="EN-BL1"/>
    <w:basedOn w:val="EndnoteText"/>
    <w:uiPriority w:val="1"/>
    <w:qFormat/>
    <w:rsid w:val="003F142C"/>
    <w:pPr>
      <w:numPr>
        <w:numId w:val="144"/>
      </w:numPr>
    </w:pPr>
  </w:style>
  <w:style w:type="paragraph" w:customStyle="1" w:styleId="EnunciationTableBody">
    <w:name w:val="Enunciation_TableBody"/>
    <w:basedOn w:val="ExampleTableBody"/>
    <w:uiPriority w:val="1"/>
    <w:qFormat/>
    <w:rsid w:val="003F142C"/>
  </w:style>
  <w:style w:type="paragraph" w:customStyle="1" w:styleId="EnunciationTableCaption">
    <w:name w:val="Enunciation_TableCaption"/>
    <w:basedOn w:val="ExampleTableCaption"/>
    <w:link w:val="EnunciationTableCaptionChar"/>
    <w:uiPriority w:val="1"/>
    <w:qFormat/>
    <w:rsid w:val="003F142C"/>
  </w:style>
  <w:style w:type="character" w:customStyle="1" w:styleId="EnunciationTableCaptionChar">
    <w:name w:val="Enunciation_TableCaption Char"/>
    <w:basedOn w:val="ExampleTableCaptionChar"/>
    <w:link w:val="EnunciationTableCaption"/>
    <w:uiPriority w:val="1"/>
    <w:rsid w:val="003F142C"/>
    <w:rPr>
      <w:rFonts w:ascii="Times New Roman" w:eastAsia="Times New Roman" w:hAnsi="Times New Roman" w:cs="Times New Roman"/>
      <w:color w:val="000099"/>
      <w:lang w:val="en-US"/>
    </w:rPr>
  </w:style>
  <w:style w:type="paragraph" w:customStyle="1" w:styleId="EnunciationTableColumnHead1">
    <w:name w:val="Enunciation_TableColumnHead1"/>
    <w:basedOn w:val="ExampleTableColumnHead1"/>
    <w:uiPriority w:val="1"/>
    <w:qFormat/>
    <w:rsid w:val="003F142C"/>
  </w:style>
  <w:style w:type="paragraph" w:customStyle="1" w:styleId="Table-ComputerCode">
    <w:name w:val="Table-ComputerCode"/>
    <w:basedOn w:val="ComputerCode"/>
    <w:link w:val="Table-ComputerCodeChar"/>
    <w:uiPriority w:val="1"/>
    <w:qFormat/>
    <w:rsid w:val="003F142C"/>
  </w:style>
  <w:style w:type="character" w:customStyle="1" w:styleId="Table-ComputerCodeChar">
    <w:name w:val="Table-ComputerCode Char"/>
    <w:basedOn w:val="ComputerCodeChar"/>
    <w:link w:val="Table-ComputerCode"/>
    <w:uiPriority w:val="1"/>
    <w:rsid w:val="003F142C"/>
    <w:rPr>
      <w:rFonts w:ascii="Courier New" w:eastAsia="Times New Roman" w:hAnsi="Courier New" w:cs="Times New Roman"/>
      <w:lang w:val="en-US"/>
    </w:rPr>
  </w:style>
  <w:style w:type="paragraph" w:customStyle="1" w:styleId="EnunciationTable-ComputerCode">
    <w:name w:val="Enunciation_Table-ComputerCode"/>
    <w:basedOn w:val="ExampleTable-ComputerCode"/>
    <w:uiPriority w:val="1"/>
    <w:qFormat/>
    <w:rsid w:val="003F142C"/>
  </w:style>
  <w:style w:type="paragraph" w:customStyle="1" w:styleId="EnunciationTableNumber">
    <w:name w:val="Enunciation_TableNumber"/>
    <w:basedOn w:val="EnunciationTableCaption"/>
    <w:link w:val="EnunciationTableNumberChar"/>
    <w:uiPriority w:val="1"/>
    <w:qFormat/>
    <w:rsid w:val="003F142C"/>
    <w:rPr>
      <w:b/>
      <w:color w:val="CC0066"/>
    </w:rPr>
  </w:style>
  <w:style w:type="character" w:customStyle="1" w:styleId="EnunciationTableNumberChar">
    <w:name w:val="Enunciation_TableNumber Char"/>
    <w:basedOn w:val="EnunciationTableCaptionChar"/>
    <w:link w:val="EnunciationTableNumber"/>
    <w:uiPriority w:val="1"/>
    <w:rsid w:val="003F142C"/>
    <w:rPr>
      <w:rFonts w:ascii="Times New Roman" w:eastAsia="Times New Roman" w:hAnsi="Times New Roman" w:cs="Times New Roman"/>
      <w:b/>
      <w:color w:val="CC0066"/>
      <w:lang w:val="en-US"/>
    </w:rPr>
  </w:style>
  <w:style w:type="paragraph" w:customStyle="1" w:styleId="EnunciationBullet1Para">
    <w:name w:val="EnunciationBullet1Para"/>
    <w:basedOn w:val="Normal"/>
    <w:uiPriority w:val="1"/>
    <w:qFormat/>
    <w:rsid w:val="003F142C"/>
    <w:pPr>
      <w:ind w:left="360"/>
    </w:pPr>
  </w:style>
  <w:style w:type="paragraph" w:customStyle="1" w:styleId="EnunciationBullet2Para">
    <w:name w:val="EnunciationBullet2Para"/>
    <w:basedOn w:val="Normal"/>
    <w:uiPriority w:val="1"/>
    <w:qFormat/>
    <w:rsid w:val="003F142C"/>
    <w:pPr>
      <w:ind w:left="360"/>
    </w:pPr>
  </w:style>
  <w:style w:type="paragraph" w:customStyle="1" w:styleId="EnunciationBullet3Para">
    <w:name w:val="EnunciationBullet3Para"/>
    <w:basedOn w:val="Normal"/>
    <w:uiPriority w:val="1"/>
    <w:qFormat/>
    <w:rsid w:val="003F142C"/>
    <w:pPr>
      <w:ind w:left="720"/>
    </w:pPr>
  </w:style>
  <w:style w:type="paragraph" w:customStyle="1" w:styleId="EnunciationBulletList1">
    <w:name w:val="EnunciationBulletList1"/>
    <w:basedOn w:val="Normal"/>
    <w:uiPriority w:val="1"/>
    <w:qFormat/>
    <w:rsid w:val="003F142C"/>
    <w:pPr>
      <w:numPr>
        <w:numId w:val="145"/>
      </w:numPr>
    </w:pPr>
  </w:style>
  <w:style w:type="paragraph" w:customStyle="1" w:styleId="EnunciationBulletList2">
    <w:name w:val="EnunciationBulletList2"/>
    <w:basedOn w:val="ExampleBulletList2"/>
    <w:uiPriority w:val="1"/>
    <w:qFormat/>
    <w:rsid w:val="003F142C"/>
  </w:style>
  <w:style w:type="paragraph" w:customStyle="1" w:styleId="EnunciationBulletList3">
    <w:name w:val="EnunciationBulletList3"/>
    <w:basedOn w:val="Normal"/>
    <w:uiPriority w:val="1"/>
    <w:qFormat/>
    <w:rsid w:val="003F142C"/>
    <w:pPr>
      <w:numPr>
        <w:numId w:val="146"/>
      </w:numPr>
    </w:pPr>
  </w:style>
  <w:style w:type="paragraph" w:customStyle="1" w:styleId="Enunciation-ComputerCode">
    <w:name w:val="Enunciation-ComputerCode"/>
    <w:basedOn w:val="ComputerCodeNewLine"/>
    <w:uiPriority w:val="1"/>
    <w:qFormat/>
    <w:rsid w:val="003F142C"/>
  </w:style>
  <w:style w:type="paragraph" w:customStyle="1" w:styleId="EnunciationDisplayEqTextMode">
    <w:name w:val="EnunciationDisplayEq_TextMode"/>
    <w:basedOn w:val="Normal"/>
    <w:uiPriority w:val="1"/>
    <w:qFormat/>
    <w:rsid w:val="003F142C"/>
    <w:rPr>
      <w:color w:val="767171" w:themeColor="background2" w:themeShade="80"/>
    </w:rPr>
  </w:style>
  <w:style w:type="paragraph" w:customStyle="1" w:styleId="EnunciationFigure">
    <w:name w:val="EnunciationFigure"/>
    <w:basedOn w:val="ExampleFigure"/>
    <w:uiPriority w:val="1"/>
    <w:qFormat/>
    <w:rsid w:val="003F142C"/>
  </w:style>
  <w:style w:type="paragraph" w:customStyle="1" w:styleId="EnunciationFigureLegend">
    <w:name w:val="EnunciationFigureLegend"/>
    <w:basedOn w:val="ExampleFigureLegend"/>
    <w:uiPriority w:val="1"/>
    <w:qFormat/>
    <w:rsid w:val="003F142C"/>
  </w:style>
  <w:style w:type="paragraph" w:customStyle="1" w:styleId="EnunciationFigureNumber">
    <w:name w:val="EnunciationFigureNumber"/>
    <w:basedOn w:val="ExampleFigureNumber"/>
    <w:uiPriority w:val="1"/>
    <w:qFormat/>
    <w:rsid w:val="003F142C"/>
  </w:style>
  <w:style w:type="paragraph" w:customStyle="1" w:styleId="EnunciationLc-Alpha1Para">
    <w:name w:val="EnunciationLc-Alpha1Para"/>
    <w:basedOn w:val="ExampleLc-Alpha1Para"/>
    <w:uiPriority w:val="1"/>
    <w:qFormat/>
    <w:rsid w:val="003F142C"/>
  </w:style>
  <w:style w:type="paragraph" w:customStyle="1" w:styleId="EnunciationLc-Alpha2Para">
    <w:name w:val="EnunciationLc-Alpha2Para"/>
    <w:basedOn w:val="ExampleLc-Alpha2Para"/>
    <w:uiPriority w:val="1"/>
    <w:qFormat/>
    <w:rsid w:val="003F142C"/>
  </w:style>
  <w:style w:type="paragraph" w:customStyle="1" w:styleId="EnunciationLc-AlphaList2">
    <w:name w:val="EnunciationLc-AlphaList2"/>
    <w:basedOn w:val="ExampleLc-AlphaList2"/>
    <w:uiPriority w:val="1"/>
    <w:qFormat/>
    <w:rsid w:val="003F142C"/>
  </w:style>
  <w:style w:type="paragraph" w:customStyle="1" w:styleId="EnunciationLc-RomanList1">
    <w:name w:val="EnunciationLc-RomanList1"/>
    <w:basedOn w:val="ListParagraph"/>
    <w:uiPriority w:val="1"/>
    <w:qFormat/>
    <w:rsid w:val="003F142C"/>
    <w:pPr>
      <w:numPr>
        <w:numId w:val="147"/>
      </w:numPr>
      <w:ind w:left="1080"/>
    </w:pPr>
  </w:style>
  <w:style w:type="paragraph" w:customStyle="1" w:styleId="EnunciationLc-Roman1Para">
    <w:name w:val="EnunciationLc-Roman1Para"/>
    <w:basedOn w:val="EnunciationLc-RomanList1"/>
    <w:uiPriority w:val="1"/>
    <w:qFormat/>
    <w:rsid w:val="003F142C"/>
    <w:pPr>
      <w:numPr>
        <w:numId w:val="0"/>
      </w:numPr>
      <w:ind w:left="360"/>
    </w:pPr>
  </w:style>
  <w:style w:type="paragraph" w:customStyle="1" w:styleId="EnunciationLc-Roman2Para">
    <w:name w:val="EnunciationLc-Roman2Para"/>
    <w:basedOn w:val="Normal"/>
    <w:uiPriority w:val="1"/>
    <w:qFormat/>
    <w:rsid w:val="003F142C"/>
    <w:pPr>
      <w:ind w:left="1152"/>
    </w:pPr>
  </w:style>
  <w:style w:type="paragraph" w:customStyle="1" w:styleId="EnunciationLc-RomanList2">
    <w:name w:val="EnunciationLc-RomanList2"/>
    <w:basedOn w:val="Normal"/>
    <w:uiPriority w:val="1"/>
    <w:qFormat/>
    <w:rsid w:val="003F142C"/>
    <w:pPr>
      <w:numPr>
        <w:numId w:val="148"/>
      </w:numPr>
      <w:ind w:left="1440"/>
    </w:pPr>
  </w:style>
  <w:style w:type="paragraph" w:customStyle="1" w:styleId="EnunciationNumber1Para">
    <w:name w:val="EnunciationNumber1Para"/>
    <w:basedOn w:val="Normal"/>
    <w:uiPriority w:val="1"/>
    <w:qFormat/>
    <w:rsid w:val="003F142C"/>
    <w:pPr>
      <w:ind w:left="397"/>
    </w:pPr>
  </w:style>
  <w:style w:type="paragraph" w:customStyle="1" w:styleId="EnunciationNumber2Para">
    <w:name w:val="EnunciationNumber2Para"/>
    <w:basedOn w:val="Normal"/>
    <w:uiPriority w:val="1"/>
    <w:qFormat/>
    <w:rsid w:val="003F142C"/>
    <w:pPr>
      <w:ind w:left="1440"/>
    </w:pPr>
  </w:style>
  <w:style w:type="paragraph" w:customStyle="1" w:styleId="EnunciationNumberList1">
    <w:name w:val="EnunciationNumberList1"/>
    <w:basedOn w:val="Normal"/>
    <w:uiPriority w:val="1"/>
    <w:qFormat/>
    <w:rsid w:val="003F142C"/>
    <w:pPr>
      <w:numPr>
        <w:numId w:val="149"/>
      </w:numPr>
      <w:ind w:left="1440"/>
    </w:pPr>
  </w:style>
  <w:style w:type="paragraph" w:customStyle="1" w:styleId="EnunciationNumberList2">
    <w:name w:val="EnunciationNumberList2"/>
    <w:basedOn w:val="Normal"/>
    <w:uiPriority w:val="1"/>
    <w:qFormat/>
    <w:rsid w:val="003F142C"/>
    <w:pPr>
      <w:numPr>
        <w:numId w:val="150"/>
      </w:numPr>
    </w:pPr>
  </w:style>
  <w:style w:type="paragraph" w:customStyle="1" w:styleId="EnunciationNumberList3">
    <w:name w:val="EnunciationNumberList3"/>
    <w:basedOn w:val="Normal"/>
    <w:uiPriority w:val="1"/>
    <w:qFormat/>
    <w:rsid w:val="003F142C"/>
    <w:pPr>
      <w:numPr>
        <w:numId w:val="151"/>
      </w:numPr>
    </w:pPr>
  </w:style>
  <w:style w:type="paragraph" w:customStyle="1" w:styleId="EnunciationUL-FL1">
    <w:name w:val="EnunciationUL-FL1"/>
    <w:basedOn w:val="ExampleUL-FL1"/>
    <w:uiPriority w:val="1"/>
    <w:qFormat/>
    <w:rsid w:val="003F142C"/>
  </w:style>
  <w:style w:type="paragraph" w:customStyle="1" w:styleId="EnunciationUL-FL1Para">
    <w:name w:val="EnunciationUL-FL1Para"/>
    <w:basedOn w:val="ExampleUL-FL1Para"/>
    <w:uiPriority w:val="1"/>
    <w:qFormat/>
    <w:rsid w:val="003F142C"/>
  </w:style>
  <w:style w:type="paragraph" w:customStyle="1" w:styleId="EnunciationUL-FL2">
    <w:name w:val="EnunciationUL-FL2"/>
    <w:basedOn w:val="ExampleUL-FL2"/>
    <w:uiPriority w:val="1"/>
    <w:qFormat/>
    <w:rsid w:val="003F142C"/>
  </w:style>
  <w:style w:type="paragraph" w:customStyle="1" w:styleId="ExampleUL-FL2Para">
    <w:name w:val="ExampleUL-FL2Para"/>
    <w:basedOn w:val="ExampleUL-FL2"/>
    <w:uiPriority w:val="14"/>
    <w:qFormat/>
    <w:rsid w:val="003F142C"/>
  </w:style>
  <w:style w:type="paragraph" w:customStyle="1" w:styleId="EnunciationUL-FL2Para">
    <w:name w:val="EnunciationUL-FL2Para"/>
    <w:basedOn w:val="ExampleUL-FL2Para"/>
    <w:uiPriority w:val="1"/>
    <w:qFormat/>
    <w:rsid w:val="003F142C"/>
  </w:style>
  <w:style w:type="paragraph" w:customStyle="1" w:styleId="EnunciationUL-FL3">
    <w:name w:val="EnunciationUL-FL3"/>
    <w:basedOn w:val="Normal"/>
    <w:uiPriority w:val="1"/>
    <w:qFormat/>
    <w:rsid w:val="003F142C"/>
    <w:pPr>
      <w:ind w:left="1440"/>
    </w:pPr>
  </w:style>
  <w:style w:type="paragraph" w:customStyle="1" w:styleId="EnunciationUL-FL3Para">
    <w:name w:val="EnunciationUL-FL3Para"/>
    <w:basedOn w:val="Normal"/>
    <w:uiPriority w:val="1"/>
    <w:qFormat/>
    <w:rsid w:val="003F142C"/>
    <w:pPr>
      <w:ind w:left="720"/>
    </w:pPr>
  </w:style>
  <w:style w:type="paragraph" w:customStyle="1" w:styleId="Enunciation-Unnum-DisplayEq-MathMode">
    <w:name w:val="Enunciation-Unnum-DisplayEq-MathMode"/>
    <w:basedOn w:val="Normal"/>
    <w:uiPriority w:val="1"/>
    <w:qFormat/>
    <w:rsid w:val="003F142C"/>
    <w:pPr>
      <w:jc w:val="center"/>
    </w:pPr>
  </w:style>
  <w:style w:type="paragraph" w:customStyle="1" w:styleId="EquationCaption">
    <w:name w:val="EquationCaption"/>
    <w:basedOn w:val="Normal"/>
    <w:uiPriority w:val="1"/>
    <w:qFormat/>
    <w:rsid w:val="003F142C"/>
  </w:style>
  <w:style w:type="character" w:customStyle="1" w:styleId="EquationNumber">
    <w:name w:val="EquationNumber"/>
    <w:basedOn w:val="DefaultParagraphFont"/>
    <w:uiPriority w:val="1"/>
    <w:qFormat/>
    <w:rsid w:val="003F142C"/>
    <w:rPr>
      <w:color w:val="538135" w:themeColor="accent6" w:themeShade="BF"/>
    </w:rPr>
  </w:style>
  <w:style w:type="paragraph" w:customStyle="1" w:styleId="Example">
    <w:name w:val="Example"/>
    <w:basedOn w:val="Normal"/>
    <w:uiPriority w:val="1"/>
    <w:qFormat/>
    <w:rsid w:val="003F142C"/>
  </w:style>
  <w:style w:type="paragraph" w:customStyle="1" w:styleId="ExampleAnswer">
    <w:name w:val="Example_Answer"/>
    <w:basedOn w:val="Normal"/>
    <w:uiPriority w:val="1"/>
    <w:qFormat/>
    <w:rsid w:val="003F142C"/>
  </w:style>
  <w:style w:type="paragraph" w:customStyle="1" w:styleId="ExampleBoxPara">
    <w:name w:val="Example_BoxPara"/>
    <w:basedOn w:val="Normal"/>
    <w:uiPriority w:val="1"/>
    <w:qFormat/>
    <w:rsid w:val="003F142C"/>
    <w:rPr>
      <w:color w:val="00B050"/>
    </w:rPr>
  </w:style>
  <w:style w:type="paragraph" w:customStyle="1" w:styleId="ExampleBoxTitle">
    <w:name w:val="Example_BoxTitle"/>
    <w:basedOn w:val="Normal"/>
    <w:uiPriority w:val="1"/>
    <w:qFormat/>
    <w:rsid w:val="003F142C"/>
    <w:rPr>
      <w:b/>
      <w:color w:val="00B050"/>
    </w:rPr>
  </w:style>
  <w:style w:type="paragraph" w:customStyle="1" w:styleId="ExampleLearnObjBulletList1">
    <w:name w:val="Example_LearnObjBulletList1"/>
    <w:basedOn w:val="Normal"/>
    <w:uiPriority w:val="1"/>
    <w:qFormat/>
    <w:rsid w:val="003F142C"/>
    <w:pPr>
      <w:numPr>
        <w:numId w:val="152"/>
      </w:numPr>
      <w:ind w:left="2160"/>
    </w:pPr>
  </w:style>
  <w:style w:type="paragraph" w:customStyle="1" w:styleId="ExampleLearnObjHeading">
    <w:name w:val="Example_LearnObjHeading"/>
    <w:basedOn w:val="Normal"/>
    <w:uiPriority w:val="1"/>
    <w:qFormat/>
    <w:rsid w:val="003F142C"/>
    <w:rPr>
      <w:b/>
      <w:caps/>
      <w:color w:val="FF0066"/>
    </w:rPr>
  </w:style>
  <w:style w:type="paragraph" w:customStyle="1" w:styleId="ExampleLearnObjNumberList1">
    <w:name w:val="Example_LearnObjNumberList1"/>
    <w:basedOn w:val="Normal"/>
    <w:uiPriority w:val="1"/>
    <w:qFormat/>
    <w:rsid w:val="003F142C"/>
    <w:pPr>
      <w:numPr>
        <w:numId w:val="153"/>
      </w:numPr>
      <w:ind w:left="1080"/>
    </w:pPr>
    <w:rPr>
      <w:color w:val="0070C0"/>
    </w:rPr>
  </w:style>
  <w:style w:type="paragraph" w:customStyle="1" w:styleId="ExampleLearnObjNumberList1Para">
    <w:name w:val="Example_LearnObjNumberList1Para"/>
    <w:basedOn w:val="Normal"/>
    <w:uiPriority w:val="1"/>
    <w:qFormat/>
    <w:rsid w:val="003F142C"/>
    <w:pPr>
      <w:ind w:left="720"/>
    </w:pPr>
    <w:rPr>
      <w:color w:val="0070C0"/>
    </w:rPr>
  </w:style>
  <w:style w:type="paragraph" w:customStyle="1" w:styleId="ExampleProblem">
    <w:name w:val="Example_Problem"/>
    <w:basedOn w:val="Normal"/>
    <w:link w:val="ExampleProblemChar"/>
    <w:uiPriority w:val="1"/>
    <w:qFormat/>
    <w:rsid w:val="003F142C"/>
    <w:rPr>
      <w:color w:val="FF0000"/>
    </w:rPr>
  </w:style>
  <w:style w:type="character" w:customStyle="1" w:styleId="ExampleProblemChar">
    <w:name w:val="Example_Problem Char"/>
    <w:basedOn w:val="DefaultParagraphFont"/>
    <w:link w:val="ExampleProblem"/>
    <w:uiPriority w:val="1"/>
    <w:rsid w:val="003F142C"/>
    <w:rPr>
      <w:rFonts w:ascii="Times New Roman" w:eastAsia="Times New Roman" w:hAnsi="Times New Roman" w:cs="Times New Roman"/>
      <w:color w:val="FF0000"/>
      <w:lang w:val="en-US"/>
    </w:rPr>
  </w:style>
  <w:style w:type="paragraph" w:customStyle="1" w:styleId="ExampleSolution">
    <w:name w:val="Example_Solution"/>
    <w:basedOn w:val="Normal"/>
    <w:link w:val="ExampleSolutionChar"/>
    <w:uiPriority w:val="1"/>
    <w:qFormat/>
    <w:rsid w:val="003F142C"/>
    <w:rPr>
      <w:color w:val="FF0000"/>
    </w:rPr>
  </w:style>
  <w:style w:type="character" w:customStyle="1" w:styleId="ExampleSolutionChar">
    <w:name w:val="Example_Solution Char"/>
    <w:basedOn w:val="DefaultParagraphFont"/>
    <w:link w:val="ExampleSolution"/>
    <w:uiPriority w:val="1"/>
    <w:rsid w:val="003F142C"/>
    <w:rPr>
      <w:rFonts w:ascii="Times New Roman" w:eastAsia="Times New Roman" w:hAnsi="Times New Roman" w:cs="Times New Roman"/>
      <w:color w:val="FF0000"/>
      <w:lang w:val="en-US"/>
    </w:rPr>
  </w:style>
  <w:style w:type="paragraph" w:customStyle="1" w:styleId="ExampleTableFootnote">
    <w:name w:val="Example_TableFootnote"/>
    <w:basedOn w:val="Normal"/>
    <w:uiPriority w:val="1"/>
    <w:qFormat/>
    <w:rsid w:val="003F142C"/>
  </w:style>
  <w:style w:type="paragraph" w:customStyle="1" w:styleId="ExampleTableUL-FL1">
    <w:name w:val="Example_TableUL-FL1"/>
    <w:basedOn w:val="ExampleTableBody"/>
    <w:uiPriority w:val="1"/>
    <w:qFormat/>
    <w:rsid w:val="003F142C"/>
  </w:style>
  <w:style w:type="paragraph" w:customStyle="1" w:styleId="ExampleTableUL-FL1Para">
    <w:name w:val="Example_TableUL-FL1Para"/>
    <w:basedOn w:val="ExampleTableUL-FL1"/>
    <w:uiPriority w:val="1"/>
    <w:qFormat/>
    <w:rsid w:val="003F142C"/>
  </w:style>
  <w:style w:type="paragraph" w:customStyle="1" w:styleId="ExampleTableUL-FL2">
    <w:name w:val="Example_TableUL-FL2"/>
    <w:basedOn w:val="ExampleTableUL-FL1Para"/>
    <w:uiPriority w:val="1"/>
    <w:qFormat/>
    <w:rsid w:val="003F142C"/>
    <w:pPr>
      <w:ind w:left="284"/>
    </w:pPr>
  </w:style>
  <w:style w:type="paragraph" w:customStyle="1" w:styleId="ExampleBox1ComputerCode">
    <w:name w:val="ExampleBox1_ComputerCode"/>
    <w:basedOn w:val="Normal"/>
    <w:uiPriority w:val="1"/>
    <w:qFormat/>
    <w:rsid w:val="003F142C"/>
    <w:pPr>
      <w:pBdr>
        <w:top w:val="single" w:sz="4" w:space="1" w:color="auto"/>
        <w:left w:val="single" w:sz="4" w:space="4" w:color="auto"/>
        <w:bottom w:val="single" w:sz="4" w:space="1" w:color="auto"/>
        <w:right w:val="single" w:sz="4" w:space="4" w:color="auto"/>
      </w:pBdr>
    </w:pPr>
    <w:rPr>
      <w:rFonts w:ascii="Courier New" w:hAnsi="Courier New"/>
    </w:rPr>
  </w:style>
  <w:style w:type="paragraph" w:customStyle="1" w:styleId="ExampleBulletList1Source">
    <w:name w:val="ExampleBulletList1Source"/>
    <w:basedOn w:val="Normal"/>
    <w:uiPriority w:val="1"/>
    <w:qFormat/>
    <w:rsid w:val="003F142C"/>
    <w:pPr>
      <w:jc w:val="right"/>
    </w:pPr>
    <w:rPr>
      <w:color w:val="A6A6A6" w:themeColor="background1" w:themeShade="A6"/>
    </w:rPr>
  </w:style>
  <w:style w:type="paragraph" w:customStyle="1" w:styleId="ExampleBulletList3Para">
    <w:name w:val="ExampleBulletList3Para"/>
    <w:basedOn w:val="ExampleBulletList3"/>
    <w:uiPriority w:val="14"/>
    <w:qFormat/>
    <w:rsid w:val="003F142C"/>
    <w:pPr>
      <w:ind w:left="1080"/>
    </w:pPr>
  </w:style>
  <w:style w:type="paragraph" w:customStyle="1" w:styleId="ExampleComputerCode">
    <w:name w:val="ExampleComputerCode"/>
    <w:basedOn w:val="Normal"/>
    <w:uiPriority w:val="14"/>
    <w:qFormat/>
    <w:rsid w:val="003F142C"/>
    <w:rPr>
      <w:rFonts w:ascii="Courier New" w:hAnsi="Courier New"/>
    </w:rPr>
  </w:style>
  <w:style w:type="paragraph" w:customStyle="1" w:styleId="Example-DisplayEq-MathMode">
    <w:name w:val="Example-DisplayEq-MathMode"/>
    <w:basedOn w:val="Normal"/>
    <w:uiPriority w:val="14"/>
    <w:qFormat/>
    <w:rsid w:val="003F142C"/>
  </w:style>
  <w:style w:type="paragraph" w:customStyle="1" w:styleId="ExampleDisplayEq-MathMode">
    <w:name w:val="ExampleDisplayEq-MathMode"/>
    <w:basedOn w:val="Example-DisplayEq-MathMode"/>
    <w:uiPriority w:val="1"/>
    <w:qFormat/>
    <w:rsid w:val="003F142C"/>
    <w:rPr>
      <w:lang w:eastAsia="ko-KR"/>
    </w:rPr>
  </w:style>
  <w:style w:type="paragraph" w:customStyle="1" w:styleId="Example-DisplayEq-TextMode">
    <w:name w:val="Example-DisplayEq-TextMode"/>
    <w:basedOn w:val="Normal"/>
    <w:uiPriority w:val="1"/>
    <w:qFormat/>
    <w:rsid w:val="003F142C"/>
    <w:pPr>
      <w:ind w:left="720"/>
    </w:pPr>
    <w:rPr>
      <w:color w:val="767171" w:themeColor="background2" w:themeShade="80"/>
    </w:rPr>
  </w:style>
  <w:style w:type="paragraph" w:customStyle="1" w:styleId="ExampleDisplayEq-TextMode">
    <w:name w:val="ExampleDisplayEq-TextMode"/>
    <w:basedOn w:val="Example-DisplayEq-TextMode"/>
    <w:uiPriority w:val="1"/>
    <w:qFormat/>
    <w:rsid w:val="003F142C"/>
  </w:style>
  <w:style w:type="paragraph" w:customStyle="1" w:styleId="ExampleLc-AlphaList1-eXtractTxt">
    <w:name w:val="ExampleLc-AlphaList1-eXtractTxt"/>
    <w:basedOn w:val="Normal"/>
    <w:uiPriority w:val="1"/>
    <w:qFormat/>
    <w:rsid w:val="003F142C"/>
    <w:pPr>
      <w:ind w:left="720"/>
    </w:pPr>
    <w:rPr>
      <w:color w:val="A6A6A6" w:themeColor="background1" w:themeShade="A6"/>
    </w:rPr>
  </w:style>
  <w:style w:type="paragraph" w:customStyle="1" w:styleId="Example-eXtract">
    <w:name w:val="Example-eXtract"/>
    <w:basedOn w:val="ExampleLc-AlphaList1-eXtractTxt"/>
    <w:uiPriority w:val="1"/>
    <w:qFormat/>
    <w:rsid w:val="003F142C"/>
  </w:style>
  <w:style w:type="paragraph" w:customStyle="1" w:styleId="ExampleLc-AlphaList1-eXtractSource">
    <w:name w:val="ExampleLc-AlphaList1-eXtractSource"/>
    <w:basedOn w:val="Normal"/>
    <w:uiPriority w:val="1"/>
    <w:qFormat/>
    <w:rsid w:val="003F142C"/>
    <w:pPr>
      <w:jc w:val="right"/>
    </w:pPr>
    <w:rPr>
      <w:color w:val="A6A6A6" w:themeColor="background1" w:themeShade="A6"/>
    </w:rPr>
  </w:style>
  <w:style w:type="paragraph" w:customStyle="1" w:styleId="Example-eXtractSource">
    <w:name w:val="Example-eXtractSource"/>
    <w:basedOn w:val="ExampleLc-AlphaList1-eXtractSource"/>
    <w:uiPriority w:val="1"/>
    <w:qFormat/>
    <w:rsid w:val="003F142C"/>
  </w:style>
  <w:style w:type="paragraph" w:customStyle="1" w:styleId="ExampleLc-AlphaList3">
    <w:name w:val="ExampleLc-AlphaList3"/>
    <w:basedOn w:val="Lc-AlphaList3"/>
    <w:uiPriority w:val="14"/>
    <w:qFormat/>
    <w:rsid w:val="003F142C"/>
  </w:style>
  <w:style w:type="paragraph" w:customStyle="1" w:styleId="ExampleLc-AlphaList3Para">
    <w:name w:val="ExampleLc-AlphaList3Para"/>
    <w:basedOn w:val="ExampleLc-AlphaList3"/>
    <w:uiPriority w:val="14"/>
    <w:qFormat/>
    <w:rsid w:val="003F142C"/>
    <w:pPr>
      <w:numPr>
        <w:numId w:val="0"/>
      </w:numPr>
      <w:ind w:left="1080"/>
    </w:pPr>
  </w:style>
  <w:style w:type="paragraph" w:customStyle="1" w:styleId="ExampleLc-Roman2Para">
    <w:name w:val="ExampleLc-Roman2Para"/>
    <w:basedOn w:val="ExampleLc-Roman1Para"/>
    <w:uiPriority w:val="14"/>
    <w:qFormat/>
    <w:rsid w:val="003F142C"/>
  </w:style>
  <w:style w:type="paragraph" w:customStyle="1" w:styleId="ExampleLc-RomanList3">
    <w:name w:val="ExampleLc-RomanList3"/>
    <w:basedOn w:val="ExampleLc-RomanList2"/>
    <w:uiPriority w:val="1"/>
    <w:qFormat/>
    <w:rsid w:val="003F142C"/>
    <w:pPr>
      <w:ind w:left="1800"/>
    </w:pPr>
  </w:style>
  <w:style w:type="paragraph" w:customStyle="1" w:styleId="List1-ComputerCode">
    <w:name w:val="List1-ComputerCode"/>
    <w:basedOn w:val="ComputerCode"/>
    <w:uiPriority w:val="1"/>
    <w:qFormat/>
    <w:rsid w:val="003F142C"/>
    <w:pPr>
      <w:ind w:left="576"/>
    </w:pPr>
  </w:style>
  <w:style w:type="paragraph" w:customStyle="1" w:styleId="ExampleList1-ComputerCode">
    <w:name w:val="ExampleList1-ComputerCode"/>
    <w:basedOn w:val="List1-ComputerCode"/>
    <w:uiPriority w:val="1"/>
    <w:qFormat/>
    <w:rsid w:val="003F142C"/>
  </w:style>
  <w:style w:type="paragraph" w:customStyle="1" w:styleId="ExampleParaSpace">
    <w:name w:val="ExamplePara_Space"/>
    <w:basedOn w:val="Normal"/>
    <w:uiPriority w:val="1"/>
    <w:qFormat/>
    <w:rsid w:val="003F142C"/>
    <w:rPr>
      <w:color w:val="0070C0"/>
    </w:rPr>
  </w:style>
  <w:style w:type="paragraph" w:customStyle="1" w:styleId="ExampleUc-RomanListt1">
    <w:name w:val="ExampleUc-RomanListt1"/>
    <w:basedOn w:val="Normal"/>
    <w:uiPriority w:val="1"/>
    <w:qFormat/>
    <w:rsid w:val="003F142C"/>
    <w:pPr>
      <w:numPr>
        <w:numId w:val="157"/>
      </w:numPr>
    </w:pPr>
  </w:style>
  <w:style w:type="paragraph" w:customStyle="1" w:styleId="ExampleUc-RomanListt2">
    <w:name w:val="ExampleUc-RomanListt2"/>
    <w:basedOn w:val="Normal"/>
    <w:uiPriority w:val="1"/>
    <w:qFormat/>
    <w:rsid w:val="003F142C"/>
    <w:pPr>
      <w:numPr>
        <w:numId w:val="158"/>
      </w:numPr>
      <w:ind w:left="2160"/>
    </w:pPr>
    <w:rPr>
      <w:bCs/>
    </w:rPr>
  </w:style>
  <w:style w:type="paragraph" w:customStyle="1" w:styleId="ExampleUL-FL4">
    <w:name w:val="ExampleUL-FL4"/>
    <w:basedOn w:val="Normal"/>
    <w:uiPriority w:val="14"/>
    <w:qFormat/>
    <w:rsid w:val="003F142C"/>
    <w:pPr>
      <w:ind w:left="864"/>
    </w:pPr>
  </w:style>
  <w:style w:type="paragraph" w:customStyle="1" w:styleId="ExampleUL-FL3">
    <w:name w:val="ExampleUL-FL3"/>
    <w:basedOn w:val="ExampleUL-FL4"/>
    <w:uiPriority w:val="14"/>
    <w:qFormat/>
    <w:rsid w:val="003F142C"/>
    <w:pPr>
      <w:ind w:left="576"/>
    </w:pPr>
  </w:style>
  <w:style w:type="paragraph" w:customStyle="1" w:styleId="ExampleUL-FL3Para">
    <w:name w:val="ExampleUL-FL3Para"/>
    <w:basedOn w:val="ExampleUL-FL3"/>
    <w:uiPriority w:val="14"/>
    <w:qFormat/>
    <w:rsid w:val="003F142C"/>
  </w:style>
  <w:style w:type="paragraph" w:customStyle="1" w:styleId="ULListHeading">
    <w:name w:val="ULListHeading"/>
    <w:basedOn w:val="ListHeading"/>
    <w:uiPriority w:val="14"/>
    <w:qFormat/>
    <w:rsid w:val="003F142C"/>
  </w:style>
  <w:style w:type="paragraph" w:customStyle="1" w:styleId="Example-Unnum-DisplayEq-MathMode">
    <w:name w:val="Example-Unnum-DisplayEq-MathMode"/>
    <w:basedOn w:val="Normal"/>
    <w:uiPriority w:val="1"/>
    <w:qFormat/>
    <w:rsid w:val="003F142C"/>
    <w:pPr>
      <w:jc w:val="center"/>
    </w:pPr>
    <w:rPr>
      <w:lang w:eastAsia="ko-KR"/>
    </w:rPr>
  </w:style>
  <w:style w:type="paragraph" w:customStyle="1" w:styleId="eXtractIT">
    <w:name w:val="eXtract_IT"/>
    <w:basedOn w:val="Normal"/>
    <w:uiPriority w:val="1"/>
    <w:qFormat/>
    <w:rsid w:val="003F142C"/>
    <w:pPr>
      <w:ind w:left="720"/>
    </w:pPr>
    <w:rPr>
      <w:i/>
      <w:color w:val="B6A6AE"/>
    </w:rPr>
  </w:style>
  <w:style w:type="paragraph" w:customStyle="1" w:styleId="eXtractLc-alphalist1">
    <w:name w:val="eXtractLc-alphalist1"/>
    <w:basedOn w:val="Normal"/>
    <w:uiPriority w:val="1"/>
    <w:qFormat/>
    <w:rsid w:val="003F142C"/>
    <w:pPr>
      <w:numPr>
        <w:numId w:val="160"/>
      </w:numPr>
    </w:pPr>
    <w:rPr>
      <w:color w:val="BFBFBF" w:themeColor="background1" w:themeShade="BF"/>
    </w:rPr>
  </w:style>
  <w:style w:type="paragraph" w:customStyle="1" w:styleId="eXtractNumberList">
    <w:name w:val="eXtractNumberList"/>
    <w:basedOn w:val="NumberList1"/>
    <w:uiPriority w:val="16"/>
    <w:qFormat/>
    <w:rsid w:val="003F142C"/>
    <w:pPr>
      <w:ind w:left="1080"/>
    </w:pPr>
    <w:rPr>
      <w:color w:val="A6A6A6" w:themeColor="background1" w:themeShade="A6"/>
    </w:rPr>
  </w:style>
  <w:style w:type="paragraph" w:customStyle="1" w:styleId="eXtractNumberListTxt">
    <w:name w:val="eXtractNumberListTxt"/>
    <w:basedOn w:val="NumberList1"/>
    <w:uiPriority w:val="16"/>
    <w:qFormat/>
    <w:rsid w:val="003F142C"/>
    <w:pPr>
      <w:numPr>
        <w:numId w:val="0"/>
      </w:numPr>
      <w:ind w:left="360"/>
    </w:pPr>
    <w:rPr>
      <w:color w:val="A6A6A6" w:themeColor="background1" w:themeShade="A6"/>
    </w:rPr>
  </w:style>
  <w:style w:type="paragraph" w:customStyle="1" w:styleId="FE-01-Answer">
    <w:name w:val="FE-01-Answer"/>
    <w:basedOn w:val="Normal"/>
    <w:uiPriority w:val="46"/>
    <w:semiHidden/>
    <w:qFormat/>
    <w:rsid w:val="003F142C"/>
    <w:rPr>
      <w:color w:val="F53DF5"/>
    </w:rPr>
  </w:style>
  <w:style w:type="paragraph" w:customStyle="1" w:styleId="FE-01-Question">
    <w:name w:val="FE-01-Question"/>
    <w:basedOn w:val="Normal"/>
    <w:uiPriority w:val="1"/>
    <w:qFormat/>
    <w:rsid w:val="003F142C"/>
    <w:rPr>
      <w:color w:val="00B050"/>
    </w:rPr>
  </w:style>
  <w:style w:type="paragraph" w:customStyle="1" w:styleId="FigurePoem">
    <w:name w:val="Figure_Poem"/>
    <w:basedOn w:val="Normal"/>
    <w:uiPriority w:val="1"/>
    <w:qFormat/>
    <w:rsid w:val="003F142C"/>
  </w:style>
  <w:style w:type="paragraph" w:customStyle="1" w:styleId="FigureTxt">
    <w:name w:val="Figure_Txt"/>
    <w:basedOn w:val="Normal"/>
    <w:uiPriority w:val="1"/>
    <w:qFormat/>
    <w:rsid w:val="003F142C"/>
  </w:style>
  <w:style w:type="character" w:customStyle="1" w:styleId="FigureCitationBold">
    <w:name w:val="FigureCitation_Bold"/>
    <w:basedOn w:val="DefaultParagraphFont"/>
    <w:uiPriority w:val="1"/>
    <w:qFormat/>
    <w:rsid w:val="003F142C"/>
    <w:rPr>
      <w:b/>
    </w:rPr>
  </w:style>
  <w:style w:type="paragraph" w:customStyle="1" w:styleId="FigureTitle">
    <w:name w:val="FigureTitle"/>
    <w:basedOn w:val="FigureLegend"/>
    <w:uiPriority w:val="1"/>
    <w:qFormat/>
    <w:rsid w:val="003F142C"/>
    <w:rPr>
      <w:b/>
    </w:rPr>
  </w:style>
  <w:style w:type="paragraph" w:customStyle="1" w:styleId="FN-BL1">
    <w:name w:val="FN-BL1"/>
    <w:basedOn w:val="Normal"/>
    <w:uiPriority w:val="1"/>
    <w:qFormat/>
    <w:rsid w:val="003F142C"/>
    <w:pPr>
      <w:numPr>
        <w:numId w:val="161"/>
      </w:numPr>
    </w:pPr>
  </w:style>
  <w:style w:type="paragraph" w:customStyle="1" w:styleId="FN-BL1Para">
    <w:name w:val="FN-BL1Para"/>
    <w:basedOn w:val="Normal"/>
    <w:uiPriority w:val="1"/>
    <w:qFormat/>
    <w:rsid w:val="003F142C"/>
    <w:pPr>
      <w:ind w:left="720"/>
    </w:pPr>
  </w:style>
  <w:style w:type="paragraph" w:customStyle="1" w:styleId="FN-BL2">
    <w:name w:val="FN-BL2"/>
    <w:basedOn w:val="Normal"/>
    <w:uiPriority w:val="1"/>
    <w:qFormat/>
    <w:rsid w:val="003F142C"/>
    <w:pPr>
      <w:numPr>
        <w:numId w:val="162"/>
      </w:numPr>
    </w:pPr>
  </w:style>
  <w:style w:type="paragraph" w:customStyle="1" w:styleId="FN-BL2Para">
    <w:name w:val="FN-BL2Para"/>
    <w:basedOn w:val="Normal"/>
    <w:uiPriority w:val="1"/>
    <w:qFormat/>
    <w:rsid w:val="003F142C"/>
    <w:pPr>
      <w:ind w:left="1008"/>
    </w:pPr>
  </w:style>
  <w:style w:type="paragraph" w:customStyle="1" w:styleId="FN-BL3">
    <w:name w:val="FN-BL3"/>
    <w:basedOn w:val="Normal"/>
    <w:uiPriority w:val="1"/>
    <w:qFormat/>
    <w:rsid w:val="003F142C"/>
    <w:pPr>
      <w:numPr>
        <w:numId w:val="163"/>
      </w:numPr>
    </w:pPr>
  </w:style>
  <w:style w:type="paragraph" w:customStyle="1" w:styleId="FN-BL3Para">
    <w:name w:val="FN-BL3Para"/>
    <w:basedOn w:val="Normal"/>
    <w:uiPriority w:val="1"/>
    <w:qFormat/>
    <w:rsid w:val="003F142C"/>
    <w:pPr>
      <w:ind w:left="1728"/>
    </w:pPr>
  </w:style>
  <w:style w:type="paragraph" w:customStyle="1" w:styleId="FN-NL1">
    <w:name w:val="FN-NL1"/>
    <w:basedOn w:val="Normal"/>
    <w:uiPriority w:val="1"/>
    <w:qFormat/>
    <w:rsid w:val="003F142C"/>
    <w:pPr>
      <w:numPr>
        <w:numId w:val="164"/>
      </w:numPr>
    </w:pPr>
  </w:style>
  <w:style w:type="paragraph" w:customStyle="1" w:styleId="FN-Uc-AlphaList1">
    <w:name w:val="FN-Uc-AlphaList1"/>
    <w:basedOn w:val="Normal"/>
    <w:uiPriority w:val="1"/>
    <w:qFormat/>
    <w:rsid w:val="003F142C"/>
    <w:pPr>
      <w:numPr>
        <w:numId w:val="165"/>
      </w:numPr>
    </w:pPr>
  </w:style>
  <w:style w:type="character" w:customStyle="1" w:styleId="Forte">
    <w:name w:val="Forte"/>
    <w:basedOn w:val="DefaultParagraphFont"/>
    <w:uiPriority w:val="1"/>
    <w:qFormat/>
    <w:rsid w:val="003F142C"/>
    <w:rPr>
      <w:rFonts w:ascii="Forte" w:hAnsi="Forte"/>
    </w:rPr>
  </w:style>
  <w:style w:type="character" w:customStyle="1" w:styleId="Issue">
    <w:name w:val="Issue"/>
    <w:basedOn w:val="DefaultParagraphFont"/>
    <w:uiPriority w:val="1"/>
    <w:qFormat/>
    <w:rsid w:val="003F142C"/>
  </w:style>
  <w:style w:type="character" w:customStyle="1" w:styleId="ItalicUnderline">
    <w:name w:val="Italic_Underline"/>
    <w:basedOn w:val="SectionCitation"/>
    <w:uiPriority w:val="1"/>
    <w:qFormat/>
    <w:rsid w:val="003F142C"/>
    <w:rPr>
      <w:i/>
      <w:color w:val="auto"/>
      <w:u w:val="single"/>
    </w:rPr>
  </w:style>
  <w:style w:type="paragraph" w:customStyle="1" w:styleId="Keywords">
    <w:name w:val="Keywords"/>
    <w:basedOn w:val="Normal"/>
    <w:link w:val="KeywordsChar"/>
    <w:uiPriority w:val="1"/>
    <w:qFormat/>
    <w:rsid w:val="003F142C"/>
  </w:style>
  <w:style w:type="character" w:customStyle="1" w:styleId="KeywordsChar">
    <w:name w:val="Keywords Char"/>
    <w:basedOn w:val="DefaultParagraphFont"/>
    <w:link w:val="Keywords"/>
    <w:uiPriority w:val="1"/>
    <w:rsid w:val="003F142C"/>
    <w:rPr>
      <w:rFonts w:ascii="Times New Roman" w:eastAsia="Times New Roman" w:hAnsi="Times New Roman" w:cs="Times New Roman"/>
      <w:lang w:val="en-US"/>
    </w:rPr>
  </w:style>
  <w:style w:type="character" w:customStyle="1" w:styleId="KunstlerScript">
    <w:name w:val="KunstlerScript"/>
    <w:basedOn w:val="DefaultParagraphFont"/>
    <w:uiPriority w:val="1"/>
    <w:qFormat/>
    <w:rsid w:val="003F142C"/>
    <w:rPr>
      <w:rFonts w:ascii="Kunstler Script" w:hAnsi="Kunstler Script"/>
    </w:rPr>
  </w:style>
  <w:style w:type="paragraph" w:customStyle="1" w:styleId="Lc-Alpha3Para">
    <w:name w:val="Lc-Alpha3Para"/>
    <w:basedOn w:val="Lc-Alpha2Para"/>
    <w:uiPriority w:val="1"/>
    <w:qFormat/>
    <w:rsid w:val="003F142C"/>
  </w:style>
  <w:style w:type="paragraph" w:customStyle="1" w:styleId="Lc-Alpha4Para">
    <w:name w:val="Lc-Alpha4Para"/>
    <w:basedOn w:val="Lc-Alpha3Para"/>
    <w:uiPriority w:val="1"/>
    <w:qFormat/>
    <w:rsid w:val="003F142C"/>
    <w:pPr>
      <w:ind w:left="1368"/>
    </w:pPr>
  </w:style>
  <w:style w:type="paragraph" w:customStyle="1" w:styleId="Lc-Alpha5Para">
    <w:name w:val="Lc-Alpha5Para"/>
    <w:basedOn w:val="Lc-Alpha3Para"/>
    <w:uiPriority w:val="1"/>
    <w:qFormat/>
    <w:rsid w:val="003F142C"/>
    <w:pPr>
      <w:ind w:left="1584"/>
    </w:pPr>
  </w:style>
  <w:style w:type="paragraph" w:customStyle="1" w:styleId="Lc-AlphaList1-eXtractSource">
    <w:name w:val="Lc-AlphaList1-eXtractSource"/>
    <w:basedOn w:val="Normal"/>
    <w:uiPriority w:val="1"/>
    <w:qFormat/>
    <w:rsid w:val="003F142C"/>
    <w:pPr>
      <w:jc w:val="right"/>
    </w:pPr>
    <w:rPr>
      <w:color w:val="A6A6A6" w:themeColor="background1" w:themeShade="A6"/>
    </w:rPr>
  </w:style>
  <w:style w:type="paragraph" w:customStyle="1" w:styleId="Lc-AlphaList1-eXtractTxt">
    <w:name w:val="Lc-AlphaList1-eXtractTxt"/>
    <w:basedOn w:val="Normal"/>
    <w:uiPriority w:val="1"/>
    <w:qFormat/>
    <w:rsid w:val="003F142C"/>
    <w:pPr>
      <w:ind w:left="720"/>
    </w:pPr>
    <w:rPr>
      <w:color w:val="A6A6A6" w:themeColor="background1" w:themeShade="A6"/>
    </w:rPr>
  </w:style>
  <w:style w:type="paragraph" w:customStyle="1" w:styleId="Lc-AlphaList2-eXtractTxt">
    <w:name w:val="Lc-AlphaList2-eXtractTxt"/>
    <w:basedOn w:val="Normal"/>
    <w:uiPriority w:val="1"/>
    <w:qFormat/>
    <w:rsid w:val="003F142C"/>
    <w:pPr>
      <w:ind w:left="720"/>
    </w:pPr>
    <w:rPr>
      <w:color w:val="BFBFBF" w:themeColor="background1" w:themeShade="BF"/>
    </w:rPr>
  </w:style>
  <w:style w:type="paragraph" w:customStyle="1" w:styleId="Lc-Roman4Para">
    <w:name w:val="Lc-Roman4Para"/>
    <w:basedOn w:val="Normal"/>
    <w:uiPriority w:val="1"/>
    <w:qFormat/>
    <w:rsid w:val="003F142C"/>
    <w:pPr>
      <w:ind w:left="1440"/>
    </w:pPr>
  </w:style>
  <w:style w:type="paragraph" w:customStyle="1" w:styleId="LearnObjBulletList3">
    <w:name w:val="LearnObjBulletList3"/>
    <w:basedOn w:val="Normal"/>
    <w:uiPriority w:val="1"/>
    <w:qFormat/>
    <w:rsid w:val="003F142C"/>
    <w:pPr>
      <w:numPr>
        <w:numId w:val="171"/>
      </w:numPr>
      <w:ind w:left="720"/>
    </w:pPr>
  </w:style>
  <w:style w:type="character" w:customStyle="1" w:styleId="LearnObjNumber">
    <w:name w:val="LearnObjNumber"/>
    <w:basedOn w:val="DefaultParagraphFont"/>
    <w:uiPriority w:val="1"/>
    <w:qFormat/>
    <w:rsid w:val="003F142C"/>
    <w:rPr>
      <w:color w:val="37F769"/>
    </w:rPr>
  </w:style>
  <w:style w:type="paragraph" w:customStyle="1" w:styleId="LearnObjNumberList1Para">
    <w:name w:val="LearnObjNumberList1Para"/>
    <w:basedOn w:val="LearnObjNumberList1"/>
    <w:uiPriority w:val="1"/>
    <w:qFormat/>
    <w:rsid w:val="003F142C"/>
    <w:pPr>
      <w:numPr>
        <w:numId w:val="0"/>
      </w:numPr>
      <w:ind w:left="720"/>
    </w:pPr>
  </w:style>
  <w:style w:type="paragraph" w:customStyle="1" w:styleId="List1Highlight">
    <w:name w:val="List1_Highlight"/>
    <w:basedOn w:val="Normal"/>
    <w:uiPriority w:val="1"/>
    <w:qFormat/>
    <w:rsid w:val="003F142C"/>
    <w:pPr>
      <w:ind w:left="720"/>
    </w:pPr>
  </w:style>
  <w:style w:type="paragraph" w:customStyle="1" w:styleId="List1ParaHighlight">
    <w:name w:val="List1Para_Highlight"/>
    <w:basedOn w:val="Normal"/>
    <w:uiPriority w:val="1"/>
    <w:qFormat/>
    <w:rsid w:val="003F142C"/>
    <w:pPr>
      <w:ind w:left="720"/>
    </w:pPr>
  </w:style>
  <w:style w:type="paragraph" w:customStyle="1" w:styleId="List2Highlight">
    <w:name w:val="List2_Highlight"/>
    <w:basedOn w:val="Normal"/>
    <w:uiPriority w:val="1"/>
    <w:qFormat/>
    <w:rsid w:val="003F142C"/>
    <w:pPr>
      <w:ind w:left="1080"/>
    </w:pPr>
  </w:style>
  <w:style w:type="paragraph" w:customStyle="1" w:styleId="List2-ComputerCode">
    <w:name w:val="List2-ComputerCode"/>
    <w:basedOn w:val="ComputerCode"/>
    <w:uiPriority w:val="1"/>
    <w:qFormat/>
    <w:rsid w:val="003F142C"/>
    <w:pPr>
      <w:ind w:left="720"/>
    </w:pPr>
  </w:style>
  <w:style w:type="paragraph" w:customStyle="1" w:styleId="List2ParaHighlight">
    <w:name w:val="List2Para_Highlight"/>
    <w:basedOn w:val="Normal"/>
    <w:uiPriority w:val="1"/>
    <w:qFormat/>
    <w:rsid w:val="003F142C"/>
    <w:pPr>
      <w:ind w:left="1080"/>
    </w:pPr>
  </w:style>
  <w:style w:type="paragraph" w:customStyle="1" w:styleId="List3Highlight">
    <w:name w:val="List3_Highlight"/>
    <w:basedOn w:val="List2Highlight"/>
    <w:uiPriority w:val="1"/>
    <w:qFormat/>
    <w:rsid w:val="003F142C"/>
    <w:pPr>
      <w:ind w:left="1440"/>
    </w:pPr>
  </w:style>
  <w:style w:type="paragraph" w:customStyle="1" w:styleId="List3-ComputerCode">
    <w:name w:val="List3-ComputerCode"/>
    <w:basedOn w:val="List2-ComputerCode"/>
    <w:uiPriority w:val="1"/>
    <w:qFormat/>
    <w:rsid w:val="003F142C"/>
    <w:rPr>
      <w:color w:val="555555"/>
      <w:lang w:eastAsia="en-IN"/>
    </w:rPr>
  </w:style>
  <w:style w:type="paragraph" w:customStyle="1" w:styleId="List3ParaHighlight">
    <w:name w:val="List3Para_Highlight"/>
    <w:basedOn w:val="List3Highlight"/>
    <w:uiPriority w:val="1"/>
    <w:qFormat/>
    <w:rsid w:val="003F142C"/>
  </w:style>
  <w:style w:type="paragraph" w:customStyle="1" w:styleId="Ltr-BulletList1">
    <w:name w:val="Ltr-BulletList1"/>
    <w:basedOn w:val="Normal"/>
    <w:uiPriority w:val="1"/>
    <w:qFormat/>
    <w:rsid w:val="003F142C"/>
    <w:pPr>
      <w:numPr>
        <w:numId w:val="173"/>
      </w:numPr>
    </w:pPr>
  </w:style>
  <w:style w:type="paragraph" w:customStyle="1" w:styleId="Ltr-BulletList2">
    <w:name w:val="Ltr-BulletList2"/>
    <w:basedOn w:val="Normal"/>
    <w:uiPriority w:val="1"/>
    <w:qFormat/>
    <w:rsid w:val="003F142C"/>
    <w:pPr>
      <w:numPr>
        <w:numId w:val="174"/>
      </w:numPr>
      <w:ind w:left="1077"/>
    </w:pPr>
  </w:style>
  <w:style w:type="paragraph" w:customStyle="1" w:styleId="Ltr-Number1Para">
    <w:name w:val="Ltr-Number1Para"/>
    <w:basedOn w:val="Normal"/>
    <w:uiPriority w:val="1"/>
    <w:qFormat/>
    <w:rsid w:val="003F142C"/>
    <w:pPr>
      <w:ind w:left="720"/>
    </w:pPr>
  </w:style>
  <w:style w:type="paragraph" w:customStyle="1" w:styleId="Ltr-NumberList1">
    <w:name w:val="Ltr-NumberList1"/>
    <w:basedOn w:val="Normal"/>
    <w:uiPriority w:val="1"/>
    <w:qFormat/>
    <w:rsid w:val="003F142C"/>
    <w:pPr>
      <w:numPr>
        <w:numId w:val="175"/>
      </w:numPr>
      <w:ind w:left="360"/>
    </w:pPr>
  </w:style>
  <w:style w:type="paragraph" w:customStyle="1" w:styleId="Ltr-Para-Center">
    <w:name w:val="Ltr-Para-Center"/>
    <w:basedOn w:val="Normal"/>
    <w:uiPriority w:val="1"/>
    <w:qFormat/>
    <w:rsid w:val="003F142C"/>
    <w:pPr>
      <w:jc w:val="center"/>
    </w:pPr>
  </w:style>
  <w:style w:type="paragraph" w:customStyle="1" w:styleId="Ltr-Para-Space">
    <w:name w:val="Ltr-Para-Space"/>
    <w:basedOn w:val="Ltr-Signature"/>
    <w:uiPriority w:val="1"/>
    <w:qFormat/>
    <w:rsid w:val="003F142C"/>
  </w:style>
  <w:style w:type="character" w:customStyle="1" w:styleId="LucidaCalligraphy">
    <w:name w:val="LucidaCalligraphy"/>
    <w:basedOn w:val="DefaultParagraphFont"/>
    <w:uiPriority w:val="1"/>
    <w:qFormat/>
    <w:rsid w:val="003F142C"/>
    <w:rPr>
      <w:rFonts w:ascii="Lucida Calligraphy" w:hAnsi="Lucida Calligraphy"/>
    </w:rPr>
  </w:style>
  <w:style w:type="character" w:customStyle="1" w:styleId="LucidaCalligraphybold">
    <w:name w:val="LucidaCalligraphy_bold"/>
    <w:basedOn w:val="DefaultParagraphFont"/>
    <w:uiPriority w:val="1"/>
    <w:qFormat/>
    <w:rsid w:val="003F142C"/>
    <w:rPr>
      <w:rFonts w:ascii="Lucida Calligraphy" w:hAnsi="Lucida Calligraphy"/>
      <w:b/>
    </w:rPr>
  </w:style>
  <w:style w:type="character" w:customStyle="1" w:styleId="LucidaHandwriting">
    <w:name w:val="LucidaHandwriting"/>
    <w:basedOn w:val="DefaultParagraphFont"/>
    <w:uiPriority w:val="1"/>
    <w:qFormat/>
    <w:rsid w:val="003F142C"/>
    <w:rPr>
      <w:rFonts w:ascii="Lucida Handwriting" w:hAnsi="Lucida Handwriting"/>
    </w:rPr>
  </w:style>
  <w:style w:type="character" w:customStyle="1" w:styleId="MonotypeCorsiva">
    <w:name w:val="MonotypeCorsiva"/>
    <w:basedOn w:val="DefaultParagraphFont"/>
    <w:uiPriority w:val="1"/>
    <w:qFormat/>
    <w:rsid w:val="003F142C"/>
    <w:rPr>
      <w:rFonts w:ascii="Monotype Corsiva" w:hAnsi="Monotype Corsiva"/>
    </w:rPr>
  </w:style>
  <w:style w:type="character" w:customStyle="1" w:styleId="MonotypeCorsivabold">
    <w:name w:val="MonotypeCorsiva_bold"/>
    <w:basedOn w:val="DefaultParagraphFont"/>
    <w:uiPriority w:val="1"/>
    <w:qFormat/>
    <w:rsid w:val="003F142C"/>
    <w:rPr>
      <w:rFonts w:ascii="Monotype Corsiva" w:hAnsi="Monotype Corsiva"/>
      <w:b/>
    </w:rPr>
  </w:style>
  <w:style w:type="paragraph" w:customStyle="1" w:styleId="NumberList1Poem">
    <w:name w:val="NumberList1Poem"/>
    <w:basedOn w:val="Normal"/>
    <w:uiPriority w:val="1"/>
    <w:qFormat/>
    <w:rsid w:val="003F142C"/>
    <w:pPr>
      <w:ind w:left="720"/>
    </w:pPr>
    <w:rPr>
      <w:color w:val="FF66FF"/>
    </w:rPr>
  </w:style>
  <w:style w:type="paragraph" w:customStyle="1" w:styleId="NumberList1PoemSource">
    <w:name w:val="NumberList1PoemSource"/>
    <w:basedOn w:val="Normal"/>
    <w:uiPriority w:val="1"/>
    <w:qFormat/>
    <w:rsid w:val="003F142C"/>
    <w:pPr>
      <w:jc w:val="right"/>
    </w:pPr>
    <w:rPr>
      <w:color w:val="FF66FF"/>
    </w:rPr>
  </w:style>
  <w:style w:type="character" w:customStyle="1" w:styleId="ParaFLChar">
    <w:name w:val="Para_FL Char"/>
    <w:basedOn w:val="DefaultParagraphFont"/>
    <w:link w:val="ParaFL"/>
    <w:uiPriority w:val="1"/>
    <w:rsid w:val="003F142C"/>
    <w:rPr>
      <w:rFonts w:ascii="Times New Roman" w:eastAsia="Times New Roman" w:hAnsi="Times New Roman" w:cs="Times New Roman"/>
      <w:lang w:val="en-US"/>
    </w:rPr>
  </w:style>
  <w:style w:type="paragraph" w:customStyle="1" w:styleId="OnlineContent">
    <w:name w:val="Online_Content"/>
    <w:basedOn w:val="ParaFL"/>
    <w:next w:val="ParaFL"/>
    <w:link w:val="OnlineContentChar"/>
    <w:uiPriority w:val="1"/>
    <w:qFormat/>
    <w:rsid w:val="003F142C"/>
    <w:rPr>
      <w:color w:val="FF0000"/>
    </w:rPr>
  </w:style>
  <w:style w:type="character" w:customStyle="1" w:styleId="OnlineContentChar">
    <w:name w:val="Online_Content Char"/>
    <w:basedOn w:val="ParaFLChar"/>
    <w:link w:val="OnlineContent"/>
    <w:uiPriority w:val="1"/>
    <w:rsid w:val="003F142C"/>
    <w:rPr>
      <w:rFonts w:ascii="Times New Roman" w:eastAsia="Times New Roman" w:hAnsi="Times New Roman" w:cs="Times New Roman"/>
      <w:color w:val="FF0000"/>
      <w:lang w:val="en-US"/>
    </w:rPr>
  </w:style>
  <w:style w:type="paragraph" w:customStyle="1" w:styleId="ParaCenter">
    <w:name w:val="Para_Center"/>
    <w:basedOn w:val="ParaSpace"/>
    <w:uiPriority w:val="1"/>
    <w:qFormat/>
    <w:rsid w:val="003F142C"/>
  </w:style>
  <w:style w:type="paragraph" w:customStyle="1" w:styleId="ParaHighlight">
    <w:name w:val="Para_Highlight"/>
    <w:basedOn w:val="Normal"/>
    <w:uiPriority w:val="1"/>
    <w:qFormat/>
    <w:rsid w:val="003F142C"/>
  </w:style>
  <w:style w:type="paragraph" w:customStyle="1" w:styleId="PartAbstract">
    <w:name w:val="Part_Abstract"/>
    <w:basedOn w:val="Normal"/>
    <w:uiPriority w:val="1"/>
    <w:qFormat/>
    <w:rsid w:val="003F142C"/>
    <w:rPr>
      <w:color w:val="993366"/>
    </w:rPr>
  </w:style>
  <w:style w:type="paragraph" w:customStyle="1" w:styleId="PartAbstractHeading">
    <w:name w:val="Part_AbstractHeading"/>
    <w:basedOn w:val="Normal"/>
    <w:uiPriority w:val="1"/>
    <w:qFormat/>
    <w:rsid w:val="003F142C"/>
    <w:rPr>
      <w:b/>
    </w:rPr>
  </w:style>
  <w:style w:type="paragraph" w:customStyle="1" w:styleId="PartBulletList1">
    <w:name w:val="Part_BulletList1"/>
    <w:basedOn w:val="PartPara"/>
    <w:uiPriority w:val="1"/>
    <w:qFormat/>
    <w:rsid w:val="003F142C"/>
    <w:pPr>
      <w:numPr>
        <w:numId w:val="176"/>
      </w:numPr>
    </w:pPr>
  </w:style>
  <w:style w:type="paragraph" w:customStyle="1" w:styleId="PartKeyTerm">
    <w:name w:val="Part_KeyTerm"/>
    <w:basedOn w:val="Normal"/>
    <w:uiPriority w:val="1"/>
    <w:qFormat/>
    <w:rsid w:val="003F142C"/>
    <w:rPr>
      <w:color w:val="44546A" w:themeColor="text2"/>
    </w:rPr>
  </w:style>
  <w:style w:type="paragraph" w:customStyle="1" w:styleId="PartKeyTermsHeading">
    <w:name w:val="Part_KeyTermsHeading"/>
    <w:basedOn w:val="Normal"/>
    <w:uiPriority w:val="1"/>
    <w:qFormat/>
    <w:rsid w:val="003F142C"/>
    <w:rPr>
      <w:b/>
      <w:color w:val="CC0066"/>
    </w:rPr>
  </w:style>
  <w:style w:type="paragraph" w:customStyle="1" w:styleId="PartRunningHead">
    <w:name w:val="PartRunningHead"/>
    <w:basedOn w:val="Normal"/>
    <w:uiPriority w:val="1"/>
    <w:qFormat/>
    <w:rsid w:val="003F142C"/>
  </w:style>
  <w:style w:type="paragraph" w:customStyle="1" w:styleId="ProblemLcAlpha1Para">
    <w:name w:val="Problem_Lc_Alpha1Para"/>
    <w:basedOn w:val="Normal"/>
    <w:uiPriority w:val="1"/>
    <w:qFormat/>
    <w:rsid w:val="003F142C"/>
    <w:pPr>
      <w:ind w:left="720"/>
    </w:pPr>
  </w:style>
  <w:style w:type="paragraph" w:customStyle="1" w:styleId="ProblemLcAlpha2Para">
    <w:name w:val="Problem_Lc_Alpha2Para"/>
    <w:basedOn w:val="ProblemLcAlpha1Para"/>
    <w:uiPriority w:val="1"/>
    <w:qFormat/>
    <w:rsid w:val="003F142C"/>
    <w:pPr>
      <w:ind w:left="1440"/>
    </w:pPr>
  </w:style>
  <w:style w:type="paragraph" w:customStyle="1" w:styleId="ProblemLcAlphaList1">
    <w:name w:val="Problem_Lc_AlphaList1"/>
    <w:basedOn w:val="Normal"/>
    <w:uiPriority w:val="1"/>
    <w:qFormat/>
    <w:rsid w:val="003F142C"/>
    <w:pPr>
      <w:numPr>
        <w:numId w:val="177"/>
      </w:numPr>
      <w:ind w:left="360"/>
    </w:pPr>
  </w:style>
  <w:style w:type="paragraph" w:customStyle="1" w:styleId="ProblemLcAlphaList2">
    <w:name w:val="Problem_Lc_AlphaList2"/>
    <w:basedOn w:val="ProblemLcAlphaList1"/>
    <w:uiPriority w:val="1"/>
    <w:qFormat/>
    <w:rsid w:val="003F142C"/>
    <w:pPr>
      <w:numPr>
        <w:numId w:val="178"/>
      </w:numPr>
    </w:pPr>
  </w:style>
  <w:style w:type="paragraph" w:customStyle="1" w:styleId="ProblemLcAlphaList3">
    <w:name w:val="Problem_Lc_AlphaList3"/>
    <w:basedOn w:val="ProblemLcAlphaList2"/>
    <w:uiPriority w:val="1"/>
    <w:qFormat/>
    <w:rsid w:val="003F142C"/>
    <w:pPr>
      <w:numPr>
        <w:numId w:val="179"/>
      </w:numPr>
      <w:ind w:left="720"/>
    </w:pPr>
  </w:style>
  <w:style w:type="paragraph" w:customStyle="1" w:styleId="ProblemLcRoman1Para">
    <w:name w:val="Problem_Lc_Roman1Para"/>
    <w:basedOn w:val="Normal"/>
    <w:uiPriority w:val="1"/>
    <w:qFormat/>
    <w:rsid w:val="003F142C"/>
    <w:pPr>
      <w:ind w:left="720"/>
    </w:pPr>
  </w:style>
  <w:style w:type="paragraph" w:customStyle="1" w:styleId="ProblemLcRoman2Para">
    <w:name w:val="Problem_Lc_Roman2Para"/>
    <w:basedOn w:val="Normal"/>
    <w:uiPriority w:val="1"/>
    <w:qFormat/>
    <w:rsid w:val="003F142C"/>
    <w:pPr>
      <w:ind w:left="1140"/>
    </w:pPr>
  </w:style>
  <w:style w:type="paragraph" w:customStyle="1" w:styleId="ProblemLcRoman3Para">
    <w:name w:val="Problem_Lc_Roman3Para"/>
    <w:basedOn w:val="Normal"/>
    <w:uiPriority w:val="1"/>
    <w:qFormat/>
    <w:rsid w:val="003F142C"/>
    <w:pPr>
      <w:ind w:left="1000"/>
    </w:pPr>
  </w:style>
  <w:style w:type="paragraph" w:customStyle="1" w:styleId="ProblemLcRoman4Para">
    <w:name w:val="Problem_Lc_Roman4Para"/>
    <w:basedOn w:val="Normal"/>
    <w:uiPriority w:val="1"/>
    <w:qFormat/>
    <w:rsid w:val="003F142C"/>
    <w:pPr>
      <w:ind w:left="2160"/>
    </w:pPr>
  </w:style>
  <w:style w:type="paragraph" w:customStyle="1" w:styleId="ProblemLcRomanList1">
    <w:name w:val="Problem_Lc_RomanList1"/>
    <w:basedOn w:val="Normal"/>
    <w:uiPriority w:val="1"/>
    <w:qFormat/>
    <w:rsid w:val="003F142C"/>
    <w:pPr>
      <w:numPr>
        <w:numId w:val="180"/>
      </w:numPr>
    </w:pPr>
  </w:style>
  <w:style w:type="paragraph" w:customStyle="1" w:styleId="ProblemLcRomanList2">
    <w:name w:val="Problem_Lc_RomanList2"/>
    <w:basedOn w:val="Normal"/>
    <w:uiPriority w:val="1"/>
    <w:qFormat/>
    <w:rsid w:val="003F142C"/>
    <w:pPr>
      <w:numPr>
        <w:numId w:val="181"/>
      </w:numPr>
    </w:pPr>
  </w:style>
  <w:style w:type="paragraph" w:customStyle="1" w:styleId="ProblemLcRomanList3">
    <w:name w:val="Problem_Lc_RomanList3"/>
    <w:basedOn w:val="Normal"/>
    <w:uiPriority w:val="1"/>
    <w:qFormat/>
    <w:rsid w:val="003F142C"/>
    <w:pPr>
      <w:numPr>
        <w:numId w:val="182"/>
      </w:numPr>
    </w:pPr>
  </w:style>
  <w:style w:type="paragraph" w:customStyle="1" w:styleId="ProblemLcRomanList4">
    <w:name w:val="Problem_Lc_RomanList4"/>
    <w:basedOn w:val="Normal"/>
    <w:uiPriority w:val="1"/>
    <w:qFormat/>
    <w:rsid w:val="003F142C"/>
    <w:pPr>
      <w:numPr>
        <w:numId w:val="183"/>
      </w:numPr>
      <w:ind w:left="720"/>
    </w:pPr>
  </w:style>
  <w:style w:type="paragraph" w:customStyle="1" w:styleId="ProblemSolution">
    <w:name w:val="Problem_Solution"/>
    <w:basedOn w:val="Normal"/>
    <w:uiPriority w:val="1"/>
    <w:qFormat/>
    <w:rsid w:val="003F142C"/>
    <w:rPr>
      <w:color w:val="FF0000"/>
    </w:rPr>
  </w:style>
  <w:style w:type="paragraph" w:customStyle="1" w:styleId="ProblemUcRomanList1">
    <w:name w:val="Problem_Uc_RomanList1"/>
    <w:basedOn w:val="Normal"/>
    <w:uiPriority w:val="1"/>
    <w:qFormat/>
    <w:rsid w:val="003F142C"/>
    <w:pPr>
      <w:numPr>
        <w:numId w:val="184"/>
      </w:numPr>
    </w:pPr>
  </w:style>
  <w:style w:type="paragraph" w:customStyle="1" w:styleId="ProblemUcRomanList2">
    <w:name w:val="Problem_Uc_RomanList2"/>
    <w:basedOn w:val="Normal"/>
    <w:uiPriority w:val="1"/>
    <w:qFormat/>
    <w:rsid w:val="003F142C"/>
    <w:pPr>
      <w:numPr>
        <w:numId w:val="185"/>
      </w:numPr>
    </w:pPr>
  </w:style>
  <w:style w:type="paragraph" w:customStyle="1" w:styleId="ProblemBL10">
    <w:name w:val="ProblemBL1"/>
    <w:basedOn w:val="Normal"/>
    <w:uiPriority w:val="1"/>
    <w:qFormat/>
    <w:rsid w:val="003F142C"/>
    <w:pPr>
      <w:numPr>
        <w:numId w:val="186"/>
      </w:numPr>
    </w:pPr>
  </w:style>
  <w:style w:type="paragraph" w:customStyle="1" w:styleId="ProblemBL2">
    <w:name w:val="ProblemBL2"/>
    <w:basedOn w:val="Normal"/>
    <w:uiPriority w:val="1"/>
    <w:qFormat/>
    <w:rsid w:val="003F142C"/>
    <w:pPr>
      <w:numPr>
        <w:numId w:val="187"/>
      </w:numPr>
    </w:pPr>
  </w:style>
  <w:style w:type="paragraph" w:customStyle="1" w:styleId="Problem-DisplayEq-MathMode">
    <w:name w:val="Problem-DisplayEq-MathMode"/>
    <w:basedOn w:val="Normal"/>
    <w:uiPriority w:val="1"/>
    <w:qFormat/>
    <w:rsid w:val="003F142C"/>
  </w:style>
  <w:style w:type="paragraph" w:customStyle="1" w:styleId="Problem-DisplayEq-TextMode">
    <w:name w:val="Problem-DisplayEq-TextMode"/>
    <w:basedOn w:val="Normal"/>
    <w:uiPriority w:val="30"/>
    <w:semiHidden/>
    <w:qFormat/>
    <w:rsid w:val="003F142C"/>
    <w:pPr>
      <w:ind w:left="284" w:right="284"/>
    </w:pPr>
    <w:rPr>
      <w:color w:val="948A54"/>
    </w:rPr>
  </w:style>
  <w:style w:type="paragraph" w:customStyle="1" w:styleId="ProblemHead1">
    <w:name w:val="ProblemHead1"/>
    <w:basedOn w:val="Normal"/>
    <w:uiPriority w:val="1"/>
    <w:qFormat/>
    <w:rsid w:val="003F142C"/>
    <w:rPr>
      <w:b/>
      <w:color w:val="FF0000"/>
    </w:rPr>
  </w:style>
  <w:style w:type="paragraph" w:customStyle="1" w:styleId="ProblemHead2">
    <w:name w:val="ProblemHead2"/>
    <w:basedOn w:val="Normal"/>
    <w:uiPriority w:val="1"/>
    <w:qFormat/>
    <w:rsid w:val="003F142C"/>
    <w:rPr>
      <w:b/>
      <w:color w:val="00B050"/>
    </w:rPr>
  </w:style>
  <w:style w:type="paragraph" w:customStyle="1" w:styleId="ProblemNL10">
    <w:name w:val="ProblemNL1"/>
    <w:basedOn w:val="Normal"/>
    <w:uiPriority w:val="1"/>
    <w:qFormat/>
    <w:rsid w:val="003F142C"/>
    <w:pPr>
      <w:numPr>
        <w:numId w:val="188"/>
      </w:numPr>
      <w:ind w:left="1440"/>
    </w:pPr>
  </w:style>
  <w:style w:type="paragraph" w:customStyle="1" w:styleId="ProblemNL1Para0">
    <w:name w:val="ProblemNL1Para"/>
    <w:basedOn w:val="Normal"/>
    <w:uiPriority w:val="1"/>
    <w:qFormat/>
    <w:rsid w:val="003F142C"/>
    <w:pPr>
      <w:ind w:left="357"/>
    </w:pPr>
  </w:style>
  <w:style w:type="paragraph" w:customStyle="1" w:styleId="ProblemNL2">
    <w:name w:val="ProblemNL2"/>
    <w:basedOn w:val="ProblemNL10"/>
    <w:uiPriority w:val="1"/>
    <w:qFormat/>
    <w:rsid w:val="003F142C"/>
    <w:pPr>
      <w:numPr>
        <w:numId w:val="189"/>
      </w:numPr>
      <w:ind w:left="720"/>
    </w:pPr>
  </w:style>
  <w:style w:type="paragraph" w:customStyle="1" w:styleId="ProblemNL2Para">
    <w:name w:val="ProblemNL2Para"/>
    <w:basedOn w:val="ProblemNL1Para0"/>
    <w:uiPriority w:val="1"/>
    <w:qFormat/>
    <w:rsid w:val="003F142C"/>
    <w:pPr>
      <w:ind w:left="720"/>
    </w:pPr>
  </w:style>
  <w:style w:type="paragraph" w:customStyle="1" w:styleId="ProblemNL3">
    <w:name w:val="ProblemNL3"/>
    <w:basedOn w:val="ProblemNL2"/>
    <w:uiPriority w:val="1"/>
    <w:qFormat/>
    <w:rsid w:val="003F142C"/>
    <w:pPr>
      <w:numPr>
        <w:numId w:val="190"/>
      </w:numPr>
      <w:ind w:left="720"/>
    </w:pPr>
  </w:style>
  <w:style w:type="paragraph" w:customStyle="1" w:styleId="ProblemNL3Para">
    <w:name w:val="ProblemNL3Para"/>
    <w:basedOn w:val="ProblemNL2Para"/>
    <w:uiPriority w:val="1"/>
    <w:qFormat/>
    <w:rsid w:val="003F142C"/>
    <w:pPr>
      <w:ind w:left="1152"/>
    </w:pPr>
  </w:style>
  <w:style w:type="paragraph" w:customStyle="1" w:styleId="ProblemPara">
    <w:name w:val="ProblemPara"/>
    <w:basedOn w:val="Normal"/>
    <w:uiPriority w:val="1"/>
    <w:qFormat/>
    <w:rsid w:val="003F142C"/>
  </w:style>
  <w:style w:type="paragraph" w:customStyle="1" w:styleId="ProblemTitle0">
    <w:name w:val="ProblemTitle"/>
    <w:basedOn w:val="Normal"/>
    <w:uiPriority w:val="1"/>
    <w:qFormat/>
    <w:rsid w:val="003F142C"/>
    <w:rPr>
      <w:b/>
      <w:sz w:val="32"/>
    </w:rPr>
  </w:style>
  <w:style w:type="paragraph" w:customStyle="1" w:styleId="ProblemUL-FL1">
    <w:name w:val="ProblemUL-FL1"/>
    <w:basedOn w:val="ProblemLcAlphaList2"/>
    <w:uiPriority w:val="1"/>
    <w:qFormat/>
    <w:rsid w:val="003F142C"/>
    <w:pPr>
      <w:numPr>
        <w:numId w:val="0"/>
      </w:numPr>
    </w:pPr>
  </w:style>
  <w:style w:type="paragraph" w:customStyle="1" w:styleId="ProblemUL-FL1Para">
    <w:name w:val="ProblemUL-FL1Para"/>
    <w:basedOn w:val="ProblemLcAlpha2Para"/>
    <w:uiPriority w:val="1"/>
    <w:qFormat/>
    <w:rsid w:val="003F142C"/>
    <w:pPr>
      <w:ind w:left="0"/>
    </w:pPr>
  </w:style>
  <w:style w:type="paragraph" w:customStyle="1" w:styleId="ProblemUL-FL2">
    <w:name w:val="ProblemUL-FL2"/>
    <w:basedOn w:val="ProblemUL-FL1"/>
    <w:uiPriority w:val="1"/>
    <w:qFormat/>
    <w:rsid w:val="003F142C"/>
    <w:pPr>
      <w:ind w:left="720"/>
    </w:pPr>
  </w:style>
  <w:style w:type="paragraph" w:customStyle="1" w:styleId="ProblemUL-FL2Para">
    <w:name w:val="ProblemUL-FL2Para"/>
    <w:basedOn w:val="ProblemUL-FL1Para"/>
    <w:uiPriority w:val="1"/>
    <w:qFormat/>
    <w:rsid w:val="003F142C"/>
    <w:pPr>
      <w:ind w:left="720"/>
    </w:pPr>
  </w:style>
  <w:style w:type="paragraph" w:customStyle="1" w:styleId="ProblemUL-FL3">
    <w:name w:val="ProblemUL-FL3"/>
    <w:basedOn w:val="Normal"/>
    <w:uiPriority w:val="1"/>
    <w:qFormat/>
    <w:rsid w:val="003F142C"/>
    <w:pPr>
      <w:ind w:left="1440"/>
    </w:pPr>
  </w:style>
  <w:style w:type="paragraph" w:customStyle="1" w:styleId="ProblemUL-FL4">
    <w:name w:val="ProblemUL-FL4"/>
    <w:basedOn w:val="Normal"/>
    <w:uiPriority w:val="1"/>
    <w:qFormat/>
    <w:rsid w:val="003F142C"/>
    <w:pPr>
      <w:ind w:left="2160"/>
    </w:pPr>
  </w:style>
  <w:style w:type="paragraph" w:customStyle="1" w:styleId="QuestionSub">
    <w:name w:val="Question_Sub"/>
    <w:basedOn w:val="Normal"/>
    <w:uiPriority w:val="1"/>
    <w:qFormat/>
    <w:rsid w:val="003F142C"/>
  </w:style>
  <w:style w:type="paragraph" w:styleId="Quote">
    <w:name w:val="Quote"/>
    <w:basedOn w:val="Normal"/>
    <w:next w:val="Normal"/>
    <w:link w:val="QuoteChar"/>
    <w:uiPriority w:val="29"/>
    <w:qFormat/>
    <w:rsid w:val="003F142C"/>
    <w:rPr>
      <w:i/>
      <w:iCs/>
      <w:color w:val="000000" w:themeColor="text1"/>
    </w:rPr>
  </w:style>
  <w:style w:type="character" w:customStyle="1" w:styleId="QuoteChar">
    <w:name w:val="Quote Char"/>
    <w:basedOn w:val="DefaultParagraphFont"/>
    <w:link w:val="Quote"/>
    <w:uiPriority w:val="29"/>
    <w:rsid w:val="003F142C"/>
    <w:rPr>
      <w:rFonts w:ascii="Times New Roman" w:eastAsia="Times New Roman" w:hAnsi="Times New Roman" w:cs="Times New Roman"/>
      <w:i/>
      <w:iCs/>
      <w:color w:val="000000" w:themeColor="text1"/>
      <w:lang w:val="en-US"/>
    </w:rPr>
  </w:style>
  <w:style w:type="paragraph" w:customStyle="1" w:styleId="RecipeName">
    <w:name w:val="RecipeName"/>
    <w:basedOn w:val="Normal"/>
    <w:uiPriority w:val="1"/>
    <w:qFormat/>
    <w:rsid w:val="003F142C"/>
    <w:rPr>
      <w:sz w:val="28"/>
    </w:rPr>
  </w:style>
  <w:style w:type="paragraph" w:customStyle="1" w:styleId="RefOtherTitle">
    <w:name w:val="Ref_OtherTitle"/>
    <w:basedOn w:val="Reference-Alphabetical"/>
    <w:uiPriority w:val="1"/>
    <w:qFormat/>
    <w:rsid w:val="003F142C"/>
  </w:style>
  <w:style w:type="paragraph" w:customStyle="1" w:styleId="Reference-NumberList1">
    <w:name w:val="Reference-NumberList1"/>
    <w:basedOn w:val="Normal"/>
    <w:uiPriority w:val="1"/>
    <w:qFormat/>
    <w:rsid w:val="003F142C"/>
    <w:pPr>
      <w:numPr>
        <w:numId w:val="191"/>
      </w:numPr>
      <w:ind w:left="1080"/>
    </w:pPr>
  </w:style>
  <w:style w:type="character" w:customStyle="1" w:styleId="ScriptMTBold">
    <w:name w:val="Script MT Bold"/>
    <w:basedOn w:val="DefaultParagraphFont"/>
    <w:uiPriority w:val="1"/>
    <w:qFormat/>
    <w:rsid w:val="003F142C"/>
    <w:rPr>
      <w:rFonts w:ascii="Script MT Bold" w:hAnsi="Script MT Bold"/>
    </w:rPr>
  </w:style>
  <w:style w:type="paragraph" w:customStyle="1" w:styleId="Section1AuthorAffiliation">
    <w:name w:val="Section1_AuthorAffiliation"/>
    <w:basedOn w:val="Section1Author"/>
    <w:uiPriority w:val="1"/>
    <w:qFormat/>
    <w:rsid w:val="003F142C"/>
  </w:style>
  <w:style w:type="paragraph" w:customStyle="1" w:styleId="Section2Author">
    <w:name w:val="Section2_Author"/>
    <w:basedOn w:val="Section1Author"/>
    <w:uiPriority w:val="8"/>
    <w:qFormat/>
    <w:rsid w:val="003F142C"/>
  </w:style>
  <w:style w:type="character" w:customStyle="1" w:styleId="Segoe">
    <w:name w:val="Segoe"/>
    <w:basedOn w:val="DefaultParagraphFont"/>
    <w:uiPriority w:val="1"/>
    <w:qFormat/>
    <w:rsid w:val="003F142C"/>
    <w:rPr>
      <w:rFonts w:ascii="Segoe UI Semibold" w:hAnsi="Segoe UI Semibold"/>
    </w:rPr>
  </w:style>
  <w:style w:type="paragraph" w:customStyle="1" w:styleId="SequenceCenter">
    <w:name w:val="Sequence_Center"/>
    <w:basedOn w:val="Para"/>
    <w:uiPriority w:val="1"/>
    <w:qFormat/>
    <w:rsid w:val="003F142C"/>
    <w:pPr>
      <w:jc w:val="center"/>
    </w:pPr>
  </w:style>
  <w:style w:type="paragraph" w:customStyle="1" w:styleId="Sequencecode">
    <w:name w:val="Sequence_code"/>
    <w:basedOn w:val="NoSpacing"/>
    <w:uiPriority w:val="1"/>
    <w:qFormat/>
    <w:rsid w:val="003F142C"/>
    <w:pPr>
      <w:spacing w:before="120" w:after="120"/>
      <w:ind w:left="1440" w:firstLine="720"/>
    </w:pPr>
    <w:rPr>
      <w:rFonts w:ascii="Courier New" w:hAnsi="Courier New" w:cs="Courier New"/>
      <w:szCs w:val="16"/>
    </w:rPr>
  </w:style>
  <w:style w:type="paragraph" w:customStyle="1" w:styleId="SequenceFL">
    <w:name w:val="Sequence_FL"/>
    <w:basedOn w:val="Normal"/>
    <w:uiPriority w:val="1"/>
    <w:qFormat/>
    <w:rsid w:val="003F142C"/>
    <w:rPr>
      <w:color w:val="000000" w:themeColor="text1"/>
    </w:rPr>
  </w:style>
  <w:style w:type="paragraph" w:customStyle="1" w:styleId="SidebarBL2">
    <w:name w:val="Sidebar_BL2"/>
    <w:basedOn w:val="SidebarBL1"/>
    <w:uiPriority w:val="1"/>
    <w:qFormat/>
    <w:rsid w:val="003F142C"/>
    <w:pPr>
      <w:numPr>
        <w:numId w:val="192"/>
      </w:numPr>
      <w:ind w:left="360"/>
    </w:pPr>
  </w:style>
  <w:style w:type="paragraph" w:customStyle="1" w:styleId="SidebarComputercode">
    <w:name w:val="Sidebar_Computercode"/>
    <w:basedOn w:val="Normal"/>
    <w:link w:val="SidebarComputercodeChar"/>
    <w:uiPriority w:val="1"/>
    <w:qFormat/>
    <w:rsid w:val="003F142C"/>
    <w:pPr>
      <w:pBdr>
        <w:top w:val="single" w:sz="12" w:space="1" w:color="FF0066"/>
        <w:bottom w:val="single" w:sz="12" w:space="1" w:color="FF0066"/>
      </w:pBdr>
    </w:pPr>
    <w:rPr>
      <w:rFonts w:ascii="Courier New" w:hAnsi="Courier New"/>
      <w:color w:val="CC0099"/>
    </w:rPr>
  </w:style>
  <w:style w:type="character" w:customStyle="1" w:styleId="SidebarComputercodeChar">
    <w:name w:val="Sidebar_Computercode Char"/>
    <w:basedOn w:val="DefaultParagraphFont"/>
    <w:link w:val="SidebarComputercode"/>
    <w:uiPriority w:val="1"/>
    <w:rsid w:val="003F142C"/>
    <w:rPr>
      <w:rFonts w:ascii="Courier New" w:eastAsia="Times New Roman" w:hAnsi="Courier New" w:cs="Times New Roman"/>
      <w:color w:val="CC0099"/>
      <w:lang w:val="en-US"/>
    </w:rPr>
  </w:style>
  <w:style w:type="paragraph" w:customStyle="1" w:styleId="SidebarDisplayEq-MathMode">
    <w:name w:val="Sidebar_DisplayEq-MathMode"/>
    <w:basedOn w:val="Normal"/>
    <w:uiPriority w:val="1"/>
    <w:qFormat/>
    <w:rsid w:val="003F142C"/>
    <w:rPr>
      <w:color w:val="CC0099"/>
      <w:vertAlign w:val="subscript"/>
    </w:rPr>
  </w:style>
  <w:style w:type="paragraph" w:customStyle="1" w:styleId="SidebarAffiliation">
    <w:name w:val="SidebarAffiliation"/>
    <w:basedOn w:val="SidebarTitle"/>
    <w:uiPriority w:val="1"/>
    <w:qFormat/>
    <w:rsid w:val="003F142C"/>
    <w:rPr>
      <w:color w:val="5B9BD5" w:themeColor="accent5"/>
    </w:rPr>
  </w:style>
  <w:style w:type="paragraph" w:customStyle="1" w:styleId="SidebarAuthor">
    <w:name w:val="SidebarAuthor"/>
    <w:basedOn w:val="SidebarTitle"/>
    <w:uiPriority w:val="1"/>
    <w:qFormat/>
    <w:rsid w:val="003F142C"/>
    <w:rPr>
      <w:color w:val="70AD47" w:themeColor="accent6"/>
    </w:rPr>
  </w:style>
  <w:style w:type="paragraph" w:customStyle="1" w:styleId="Sidebar-eXtractTxt">
    <w:name w:val="Sidebar-eXtractTxt"/>
    <w:basedOn w:val="Normal"/>
    <w:uiPriority w:val="1"/>
    <w:qFormat/>
    <w:rsid w:val="003F142C"/>
    <w:pPr>
      <w:pBdr>
        <w:top w:val="single" w:sz="12" w:space="1" w:color="FF0066"/>
        <w:bottom w:val="single" w:sz="12" w:space="1" w:color="FF0066"/>
      </w:pBdr>
      <w:ind w:left="432"/>
    </w:pPr>
    <w:rPr>
      <w:color w:val="CC0099"/>
    </w:rPr>
  </w:style>
  <w:style w:type="paragraph" w:customStyle="1" w:styleId="SidebarFigure">
    <w:name w:val="SidebarFigure"/>
    <w:basedOn w:val="CaseStudyFigure"/>
    <w:uiPriority w:val="1"/>
    <w:qFormat/>
    <w:rsid w:val="003F142C"/>
    <w:rPr>
      <w:color w:val="CC0099"/>
    </w:rPr>
  </w:style>
  <w:style w:type="paragraph" w:customStyle="1" w:styleId="Sidebar-FigureLegend">
    <w:name w:val="Sidebar-FigureLegend"/>
    <w:basedOn w:val="CaseStudy-FigureLegend"/>
    <w:uiPriority w:val="1"/>
    <w:qFormat/>
    <w:rsid w:val="003F142C"/>
    <w:rPr>
      <w:color w:val="CC0099"/>
    </w:rPr>
  </w:style>
  <w:style w:type="character" w:customStyle="1" w:styleId="Sidebar-FigureNumber">
    <w:name w:val="Sidebar-FigureNumber"/>
    <w:basedOn w:val="BoxFigureNumberChar"/>
    <w:uiPriority w:val="1"/>
    <w:qFormat/>
    <w:rsid w:val="003F142C"/>
    <w:rPr>
      <w:rFonts w:ascii="Times New Roman" w:eastAsiaTheme="minorEastAsia" w:hAnsi="Times New Roman" w:cs="Times New Roman"/>
      <w:color w:val="CC6600"/>
      <w:sz w:val="20"/>
      <w:szCs w:val="20"/>
      <w:lang w:val="en-US"/>
    </w:rPr>
  </w:style>
  <w:style w:type="paragraph" w:customStyle="1" w:styleId="Sidebar-noteTitle">
    <w:name w:val="Sidebar-note_Title"/>
    <w:basedOn w:val="SidebarTitle"/>
    <w:uiPriority w:val="1"/>
    <w:qFormat/>
    <w:rsid w:val="003F142C"/>
    <w:rPr>
      <w:b/>
      <w:color w:val="CC0099"/>
    </w:rPr>
  </w:style>
  <w:style w:type="paragraph" w:customStyle="1" w:styleId="Sidebar-noteTxt">
    <w:name w:val="Sidebar-note_Txt"/>
    <w:basedOn w:val="SidebarTxt"/>
    <w:uiPriority w:val="1"/>
    <w:qFormat/>
    <w:rsid w:val="003F142C"/>
  </w:style>
  <w:style w:type="character" w:customStyle="1" w:styleId="SimpsonFont">
    <w:name w:val="SimpsonFont"/>
    <w:uiPriority w:val="14"/>
    <w:qFormat/>
    <w:rsid w:val="003F142C"/>
    <w:rPr>
      <w:color w:val="C00000"/>
    </w:rPr>
  </w:style>
  <w:style w:type="paragraph" w:customStyle="1" w:styleId="Source">
    <w:name w:val="Source"/>
    <w:basedOn w:val="Normal"/>
    <w:uiPriority w:val="1"/>
    <w:qFormat/>
    <w:rsid w:val="003F142C"/>
    <w:pPr>
      <w:jc w:val="center"/>
    </w:pPr>
  </w:style>
  <w:style w:type="paragraph" w:customStyle="1" w:styleId="SpecialHeadingSub">
    <w:name w:val="SpecialHeading_Sub"/>
    <w:basedOn w:val="Normal"/>
    <w:uiPriority w:val="1"/>
    <w:qFormat/>
    <w:rsid w:val="003F142C"/>
    <w:rPr>
      <w:color w:val="833C0B" w:themeColor="accent2" w:themeShade="80"/>
    </w:rPr>
  </w:style>
  <w:style w:type="paragraph" w:customStyle="1" w:styleId="SuggestedReadingHeading">
    <w:name w:val="SuggestedReadingHeading"/>
    <w:basedOn w:val="BibliographyHeading"/>
    <w:uiPriority w:val="91"/>
    <w:qFormat/>
    <w:rsid w:val="003F142C"/>
  </w:style>
  <w:style w:type="paragraph" w:customStyle="1" w:styleId="SuggestReadRef-Para">
    <w:name w:val="SuggestReadRef-Para"/>
    <w:basedOn w:val="Normal"/>
    <w:uiPriority w:val="1"/>
    <w:qFormat/>
    <w:rsid w:val="003F142C"/>
    <w:pPr>
      <w:ind w:left="720"/>
    </w:pPr>
  </w:style>
  <w:style w:type="paragraph" w:customStyle="1" w:styleId="TableDialogSpeaker">
    <w:name w:val="Table_DialogSpeaker"/>
    <w:basedOn w:val="Normal"/>
    <w:link w:val="TableDialogSpeakerChar"/>
    <w:uiPriority w:val="18"/>
    <w:qFormat/>
    <w:rsid w:val="003F142C"/>
    <w:rPr>
      <w:color w:val="009900"/>
    </w:rPr>
  </w:style>
  <w:style w:type="character" w:customStyle="1" w:styleId="TableDialogSpeakerChar">
    <w:name w:val="Table_DialogSpeaker Char"/>
    <w:link w:val="TableDialogSpeaker"/>
    <w:uiPriority w:val="18"/>
    <w:rsid w:val="003F142C"/>
    <w:rPr>
      <w:rFonts w:ascii="Times New Roman" w:eastAsia="Times New Roman" w:hAnsi="Times New Roman" w:cs="Times New Roman"/>
      <w:color w:val="009900"/>
      <w:lang w:val="en-US"/>
    </w:rPr>
  </w:style>
  <w:style w:type="paragraph" w:customStyle="1" w:styleId="TableBodySource">
    <w:name w:val="TableBodySource"/>
    <w:basedOn w:val="Normal"/>
    <w:uiPriority w:val="1"/>
    <w:qFormat/>
    <w:rsid w:val="003F142C"/>
    <w:pPr>
      <w:jc w:val="right"/>
    </w:pPr>
  </w:style>
  <w:style w:type="character" w:customStyle="1" w:styleId="TableCitationBold">
    <w:name w:val="TableCitation_Bold"/>
    <w:basedOn w:val="DefaultParagraphFont"/>
    <w:uiPriority w:val="1"/>
    <w:qFormat/>
    <w:rsid w:val="003F142C"/>
    <w:rPr>
      <w:b/>
    </w:rPr>
  </w:style>
  <w:style w:type="paragraph" w:customStyle="1" w:styleId="TableDialog10">
    <w:name w:val="TableDialog1"/>
    <w:basedOn w:val="Dialog1"/>
    <w:uiPriority w:val="1"/>
    <w:qFormat/>
    <w:rsid w:val="003F142C"/>
  </w:style>
  <w:style w:type="paragraph" w:customStyle="1" w:styleId="TableDialog2">
    <w:name w:val="TableDialog2"/>
    <w:basedOn w:val="Dialog2"/>
    <w:uiPriority w:val="1"/>
    <w:qFormat/>
    <w:rsid w:val="003F142C"/>
  </w:style>
  <w:style w:type="paragraph" w:customStyle="1" w:styleId="TableLc-AlphaList1Para">
    <w:name w:val="TableLc-AlphaList1Para"/>
    <w:basedOn w:val="Normal"/>
    <w:uiPriority w:val="1"/>
    <w:qFormat/>
    <w:rsid w:val="003F142C"/>
    <w:pPr>
      <w:ind w:left="720"/>
    </w:pPr>
  </w:style>
  <w:style w:type="paragraph" w:customStyle="1" w:styleId="Table-LcRomanList1">
    <w:name w:val="Table-LcRomanList1"/>
    <w:basedOn w:val="TableUL-FL2"/>
    <w:uiPriority w:val="1"/>
    <w:qFormat/>
    <w:rsid w:val="003F142C"/>
    <w:pPr>
      <w:numPr>
        <w:numId w:val="196"/>
      </w:numPr>
      <w:tabs>
        <w:tab w:val="num" w:pos="360"/>
      </w:tabs>
      <w:ind w:left="357" w:firstLine="0"/>
    </w:pPr>
  </w:style>
  <w:style w:type="paragraph" w:customStyle="1" w:styleId="Table-LcRomanList2">
    <w:name w:val="Table-LcRomanList2"/>
    <w:basedOn w:val="TableUL-FL2"/>
    <w:uiPriority w:val="1"/>
    <w:qFormat/>
    <w:rsid w:val="003F142C"/>
    <w:pPr>
      <w:numPr>
        <w:numId w:val="197"/>
      </w:numPr>
      <w:tabs>
        <w:tab w:val="num" w:pos="360"/>
      </w:tabs>
      <w:ind w:left="357" w:firstLine="0"/>
    </w:pPr>
  </w:style>
  <w:style w:type="paragraph" w:customStyle="1" w:styleId="TableUc-AlphaList2">
    <w:name w:val="TableUc-AlphaList2"/>
    <w:basedOn w:val="TableUc-AlphaList1"/>
    <w:uiPriority w:val="1"/>
    <w:qFormat/>
    <w:rsid w:val="003F142C"/>
    <w:pPr>
      <w:ind w:left="1368"/>
    </w:pPr>
  </w:style>
  <w:style w:type="paragraph" w:customStyle="1" w:styleId="Table-Uc-RomanList1">
    <w:name w:val="Table-Uc-RomanList1"/>
    <w:basedOn w:val="TableBodySource"/>
    <w:uiPriority w:val="1"/>
    <w:qFormat/>
    <w:rsid w:val="003F142C"/>
    <w:pPr>
      <w:numPr>
        <w:numId w:val="200"/>
      </w:numPr>
      <w:tabs>
        <w:tab w:val="num" w:pos="360"/>
      </w:tabs>
      <w:ind w:left="0" w:firstLine="0"/>
    </w:pPr>
  </w:style>
  <w:style w:type="paragraph" w:customStyle="1" w:styleId="TOCBackMatter">
    <w:name w:val="TOC_BackMatter"/>
    <w:basedOn w:val="Normal"/>
    <w:uiPriority w:val="9"/>
    <w:qFormat/>
    <w:rsid w:val="003F142C"/>
    <w:pPr>
      <w:spacing w:before="480"/>
    </w:pPr>
    <w:rPr>
      <w:b/>
    </w:rPr>
  </w:style>
  <w:style w:type="paragraph" w:customStyle="1" w:styleId="TOCHead3">
    <w:name w:val="TOC_Head3"/>
    <w:basedOn w:val="ChapOutlineHead3"/>
    <w:qFormat/>
    <w:rsid w:val="003F142C"/>
  </w:style>
  <w:style w:type="paragraph" w:customStyle="1" w:styleId="TOC-Head1">
    <w:name w:val="TOC-Head1"/>
    <w:basedOn w:val="ChapOutlineHead1"/>
    <w:qFormat/>
    <w:rsid w:val="003F142C"/>
  </w:style>
  <w:style w:type="paragraph" w:customStyle="1" w:styleId="TOC-Head2">
    <w:name w:val="TOC-Head2"/>
    <w:basedOn w:val="ChapOutlineHead2"/>
    <w:qFormat/>
    <w:rsid w:val="003F142C"/>
  </w:style>
  <w:style w:type="paragraph" w:customStyle="1" w:styleId="TOC-Heading">
    <w:name w:val="TOC-Heading"/>
    <w:basedOn w:val="Normal"/>
    <w:uiPriority w:val="9"/>
    <w:qFormat/>
    <w:rsid w:val="003F142C"/>
    <w:pPr>
      <w:spacing w:before="480" w:after="200"/>
    </w:pPr>
    <w:rPr>
      <w:rFonts w:ascii="Calibri" w:hAnsi="Calibri"/>
      <w:b/>
      <w:color w:val="0000FF"/>
      <w:sz w:val="28"/>
    </w:rPr>
  </w:style>
  <w:style w:type="character" w:customStyle="1" w:styleId="Txtblack">
    <w:name w:val="Txt_black"/>
    <w:basedOn w:val="DefaultParagraphFont"/>
    <w:uiPriority w:val="1"/>
    <w:qFormat/>
    <w:rsid w:val="003F142C"/>
  </w:style>
  <w:style w:type="character" w:customStyle="1" w:styleId="Txtblue">
    <w:name w:val="Txt_blue"/>
    <w:basedOn w:val="DefaultParagraphFont"/>
    <w:uiPriority w:val="1"/>
    <w:qFormat/>
    <w:rsid w:val="003F142C"/>
    <w:rPr>
      <w:color w:val="00B0F0"/>
    </w:rPr>
  </w:style>
  <w:style w:type="character" w:customStyle="1" w:styleId="Txtbrown">
    <w:name w:val="Txt_brown"/>
    <w:basedOn w:val="DefaultParagraphFont"/>
    <w:uiPriority w:val="1"/>
    <w:qFormat/>
    <w:rsid w:val="003F142C"/>
    <w:rPr>
      <w:color w:val="ED7D31" w:themeColor="accent2"/>
    </w:rPr>
  </w:style>
  <w:style w:type="character" w:customStyle="1" w:styleId="txtdblue">
    <w:name w:val="txt_dblue"/>
    <w:basedOn w:val="DefaultParagraphFont"/>
    <w:uiPriority w:val="1"/>
    <w:qFormat/>
    <w:rsid w:val="003F142C"/>
    <w:rPr>
      <w:color w:val="0000FF"/>
    </w:rPr>
  </w:style>
  <w:style w:type="character" w:customStyle="1" w:styleId="Txtgreen">
    <w:name w:val="Txt_green"/>
    <w:basedOn w:val="DefaultParagraphFont"/>
    <w:uiPriority w:val="1"/>
    <w:qFormat/>
    <w:rsid w:val="003F142C"/>
    <w:rPr>
      <w:color w:val="00B050"/>
    </w:rPr>
  </w:style>
  <w:style w:type="character" w:customStyle="1" w:styleId="Txtgrey">
    <w:name w:val="Txt_grey"/>
    <w:basedOn w:val="DefaultParagraphFont"/>
    <w:uiPriority w:val="1"/>
    <w:qFormat/>
    <w:rsid w:val="003F142C"/>
    <w:rPr>
      <w:color w:val="A6A6A6" w:themeColor="background1" w:themeShade="A6"/>
    </w:rPr>
  </w:style>
  <w:style w:type="character" w:customStyle="1" w:styleId="txtlavender">
    <w:name w:val="txt_lavender"/>
    <w:basedOn w:val="DefaultParagraphFont"/>
    <w:uiPriority w:val="1"/>
    <w:qFormat/>
    <w:rsid w:val="003F142C"/>
    <w:rPr>
      <w:rFonts w:eastAsia="SimSun"/>
      <w:color w:val="D49D7E"/>
    </w:rPr>
  </w:style>
  <w:style w:type="character" w:customStyle="1" w:styleId="txtpink">
    <w:name w:val="txt_pink"/>
    <w:basedOn w:val="DefaultParagraphFont"/>
    <w:uiPriority w:val="1"/>
    <w:qFormat/>
    <w:rsid w:val="003F142C"/>
    <w:rPr>
      <w:color w:val="EB1DCE"/>
    </w:rPr>
  </w:style>
  <w:style w:type="character" w:customStyle="1" w:styleId="Txtpurple">
    <w:name w:val="Txt_purple"/>
    <w:basedOn w:val="DefaultParagraphFont"/>
    <w:uiPriority w:val="1"/>
    <w:qFormat/>
    <w:rsid w:val="003F142C"/>
    <w:rPr>
      <w:color w:val="7030A0"/>
    </w:rPr>
  </w:style>
  <w:style w:type="character" w:customStyle="1" w:styleId="Txtred">
    <w:name w:val="Txt_red"/>
    <w:basedOn w:val="DefaultParagraphFont"/>
    <w:uiPriority w:val="1"/>
    <w:qFormat/>
    <w:rsid w:val="003F142C"/>
    <w:rPr>
      <w:color w:val="FF0000"/>
    </w:rPr>
  </w:style>
  <w:style w:type="character" w:customStyle="1" w:styleId="txtteal">
    <w:name w:val="txt_teal"/>
    <w:qFormat/>
    <w:rsid w:val="003F142C"/>
    <w:rPr>
      <w:color w:val="2EB097"/>
      <w:lang w:eastAsia="zh-CN"/>
    </w:rPr>
  </w:style>
  <w:style w:type="character" w:customStyle="1" w:styleId="Txtwhite">
    <w:name w:val="Txt_white"/>
    <w:basedOn w:val="DefaultParagraphFont"/>
    <w:uiPriority w:val="1"/>
    <w:qFormat/>
    <w:rsid w:val="003F142C"/>
  </w:style>
  <w:style w:type="character" w:customStyle="1" w:styleId="Txtyellow">
    <w:name w:val="Txt_yellow"/>
    <w:basedOn w:val="DefaultParagraphFont"/>
    <w:uiPriority w:val="1"/>
    <w:qFormat/>
    <w:rsid w:val="003F142C"/>
    <w:rPr>
      <w:color w:val="FFFF00"/>
    </w:rPr>
  </w:style>
  <w:style w:type="paragraph" w:customStyle="1" w:styleId="Uc-Roman3Para">
    <w:name w:val="Uc-Roman3Para"/>
    <w:basedOn w:val="Normal"/>
    <w:uiPriority w:val="1"/>
    <w:qFormat/>
    <w:rsid w:val="003F142C"/>
    <w:pPr>
      <w:ind w:left="1440"/>
    </w:pPr>
  </w:style>
  <w:style w:type="paragraph" w:customStyle="1" w:styleId="Uc-Roman4Para">
    <w:name w:val="Uc-Roman4Para"/>
    <w:basedOn w:val="Normal"/>
    <w:uiPriority w:val="1"/>
    <w:qFormat/>
    <w:rsid w:val="003F142C"/>
    <w:pPr>
      <w:ind w:left="1800"/>
    </w:pPr>
  </w:style>
  <w:style w:type="paragraph" w:customStyle="1" w:styleId="Uc-Roman5Para">
    <w:name w:val="Uc-Roman5Para"/>
    <w:basedOn w:val="Normal"/>
    <w:uiPriority w:val="1"/>
    <w:qFormat/>
    <w:rsid w:val="003F142C"/>
    <w:pPr>
      <w:ind w:left="2520"/>
    </w:pPr>
  </w:style>
  <w:style w:type="paragraph" w:customStyle="1" w:styleId="Uc-RomanList3">
    <w:name w:val="Uc-RomanList3"/>
    <w:basedOn w:val="Normal"/>
    <w:uiPriority w:val="1"/>
    <w:qFormat/>
    <w:rsid w:val="003F142C"/>
    <w:pPr>
      <w:numPr>
        <w:numId w:val="202"/>
      </w:numPr>
      <w:tabs>
        <w:tab w:val="num" w:pos="360"/>
      </w:tabs>
      <w:ind w:left="0" w:firstLine="0"/>
    </w:pPr>
  </w:style>
  <w:style w:type="paragraph" w:customStyle="1" w:styleId="Uc-RomanList4">
    <w:name w:val="Uc-RomanList4"/>
    <w:basedOn w:val="Normal"/>
    <w:uiPriority w:val="1"/>
    <w:qFormat/>
    <w:rsid w:val="003F142C"/>
    <w:pPr>
      <w:numPr>
        <w:numId w:val="203"/>
      </w:numPr>
      <w:tabs>
        <w:tab w:val="num" w:pos="360"/>
      </w:tabs>
      <w:ind w:left="0" w:firstLine="0"/>
    </w:pPr>
  </w:style>
  <w:style w:type="paragraph" w:customStyle="1" w:styleId="Uc-RomanList5">
    <w:name w:val="Uc-RomanList5"/>
    <w:basedOn w:val="Normal"/>
    <w:uiPriority w:val="1"/>
    <w:qFormat/>
    <w:rsid w:val="003F142C"/>
    <w:pPr>
      <w:numPr>
        <w:numId w:val="204"/>
      </w:numPr>
      <w:tabs>
        <w:tab w:val="num" w:pos="360"/>
      </w:tabs>
      <w:ind w:left="0" w:firstLine="0"/>
    </w:pPr>
  </w:style>
  <w:style w:type="paragraph" w:customStyle="1" w:styleId="UL-FL4Para">
    <w:name w:val="UL-FL4Para"/>
    <w:basedOn w:val="UL-FL4"/>
    <w:uiPriority w:val="1"/>
    <w:qFormat/>
    <w:rsid w:val="003F142C"/>
  </w:style>
  <w:style w:type="paragraph" w:customStyle="1" w:styleId="UL-FL5">
    <w:name w:val="UL-FL5"/>
    <w:basedOn w:val="UL-FL4Para"/>
    <w:uiPriority w:val="1"/>
    <w:qFormat/>
    <w:rsid w:val="003F142C"/>
    <w:pPr>
      <w:ind w:left="1531"/>
    </w:pPr>
    <w:rPr>
      <w:color w:val="CC00CC"/>
    </w:rPr>
  </w:style>
  <w:style w:type="paragraph" w:customStyle="1" w:styleId="Unnum-DisplayEq-MathMode">
    <w:name w:val="Unnum-DisplayEq-MathMode"/>
    <w:basedOn w:val="DisplayEq-MathMode"/>
    <w:uiPriority w:val="1"/>
    <w:qFormat/>
    <w:rsid w:val="003F142C"/>
    <w:pPr>
      <w:jc w:val="center"/>
    </w:pPr>
  </w:style>
  <w:style w:type="paragraph" w:customStyle="1" w:styleId="VideoCaption">
    <w:name w:val="VideoCaption"/>
    <w:basedOn w:val="FigureLegend"/>
    <w:uiPriority w:val="1"/>
    <w:qFormat/>
    <w:rsid w:val="003F142C"/>
  </w:style>
  <w:style w:type="paragraph" w:customStyle="1" w:styleId="VideoNumber">
    <w:name w:val="VideoNumber"/>
    <w:basedOn w:val="FigureLegend"/>
    <w:link w:val="VideoNumberChar"/>
    <w:uiPriority w:val="1"/>
    <w:qFormat/>
    <w:rsid w:val="003F142C"/>
    <w:rPr>
      <w:color w:val="4F2270"/>
    </w:rPr>
  </w:style>
  <w:style w:type="character" w:customStyle="1" w:styleId="VideoNumberChar">
    <w:name w:val="VideoNumber Char"/>
    <w:basedOn w:val="FigureLegendChar"/>
    <w:link w:val="VideoNumber"/>
    <w:uiPriority w:val="1"/>
    <w:rsid w:val="003F142C"/>
    <w:rPr>
      <w:rFonts w:ascii="Times New Roman" w:eastAsia="Times New Roman" w:hAnsi="Times New Roman" w:cs="Times New Roman"/>
      <w:color w:val="4F2270"/>
      <w:lang w:val="en-US"/>
    </w:rPr>
  </w:style>
  <w:style w:type="paragraph" w:customStyle="1" w:styleId="VigAuthorAffiliation">
    <w:name w:val="VigAuthorAffiliation"/>
    <w:basedOn w:val="ChapAuthorAffiliation"/>
    <w:uiPriority w:val="1"/>
    <w:qFormat/>
    <w:rsid w:val="003F142C"/>
  </w:style>
  <w:style w:type="paragraph" w:customStyle="1" w:styleId="VignetteFigureLegend">
    <w:name w:val="Vignette_FigureLegend"/>
    <w:basedOn w:val="BoxFigureLegend"/>
    <w:uiPriority w:val="1"/>
    <w:qFormat/>
    <w:rsid w:val="003F142C"/>
  </w:style>
  <w:style w:type="paragraph" w:customStyle="1" w:styleId="VignetteFigureNumber">
    <w:name w:val="Vignette_FigureNumber"/>
    <w:basedOn w:val="BoxFigureNumber"/>
    <w:link w:val="VignetteFigureNumberChar"/>
    <w:uiPriority w:val="1"/>
    <w:qFormat/>
    <w:rsid w:val="003F142C"/>
  </w:style>
  <w:style w:type="character" w:customStyle="1" w:styleId="VignetteFigureNumberChar">
    <w:name w:val="Vignette_FigureNumber Char"/>
    <w:basedOn w:val="BoxFigureNumberChar"/>
    <w:link w:val="VignetteFigureNumber"/>
    <w:uiPriority w:val="1"/>
    <w:rsid w:val="003F142C"/>
    <w:rPr>
      <w:rFonts w:ascii="Times New Roman" w:eastAsia="Times New Roman" w:hAnsi="Times New Roman" w:cs="Times New Roman"/>
      <w:color w:val="538135"/>
      <w:lang w:val="en-US"/>
    </w:rPr>
  </w:style>
  <w:style w:type="paragraph" w:customStyle="1" w:styleId="VignetteAuthor">
    <w:name w:val="VignetteAuthor"/>
    <w:basedOn w:val="ChapterAuthor"/>
    <w:uiPriority w:val="1"/>
    <w:qFormat/>
    <w:rsid w:val="003F142C"/>
  </w:style>
  <w:style w:type="paragraph" w:customStyle="1" w:styleId="Vignette-BL1">
    <w:name w:val="Vignette-BL1"/>
    <w:basedOn w:val="Box1-BL1"/>
    <w:uiPriority w:val="1"/>
    <w:qFormat/>
    <w:rsid w:val="003F142C"/>
  </w:style>
  <w:style w:type="paragraph" w:customStyle="1" w:styleId="Vignette-BL1Para">
    <w:name w:val="Vignette-BL1Para"/>
    <w:basedOn w:val="Box1-BL1Para"/>
    <w:uiPriority w:val="1"/>
    <w:qFormat/>
    <w:rsid w:val="003F142C"/>
  </w:style>
  <w:style w:type="paragraph" w:customStyle="1" w:styleId="Vignette-BL2">
    <w:name w:val="Vignette-BL2"/>
    <w:basedOn w:val="Box1-BL2"/>
    <w:uiPriority w:val="1"/>
    <w:qFormat/>
    <w:rsid w:val="003F142C"/>
  </w:style>
  <w:style w:type="paragraph" w:customStyle="1" w:styleId="Vignette-BL2Para">
    <w:name w:val="Vignette-BL2Para"/>
    <w:basedOn w:val="Box1-BL2Para"/>
    <w:uiPriority w:val="1"/>
    <w:qFormat/>
    <w:rsid w:val="003F142C"/>
  </w:style>
  <w:style w:type="paragraph" w:customStyle="1" w:styleId="Vignette-BL3">
    <w:name w:val="Vignette-BL3"/>
    <w:basedOn w:val="Box1-BL3"/>
    <w:uiPriority w:val="1"/>
    <w:qFormat/>
    <w:rsid w:val="003F142C"/>
  </w:style>
  <w:style w:type="paragraph" w:customStyle="1" w:styleId="Vignette-DisplayEq-MathMode">
    <w:name w:val="Vignette-DisplayEq-MathMode"/>
    <w:basedOn w:val="Normal"/>
    <w:uiPriority w:val="1"/>
    <w:qFormat/>
    <w:rsid w:val="003F142C"/>
  </w:style>
  <w:style w:type="paragraph" w:customStyle="1" w:styleId="Vignette-eXtractSource">
    <w:name w:val="Vignette-eXtractSource"/>
    <w:basedOn w:val="PoemeXtractSource"/>
    <w:uiPriority w:val="1"/>
    <w:qFormat/>
    <w:rsid w:val="003F142C"/>
  </w:style>
  <w:style w:type="paragraph" w:customStyle="1" w:styleId="Vignette-eXtractTxt">
    <w:name w:val="Vignette-eXtractTxt"/>
    <w:basedOn w:val="PoemeXtract"/>
    <w:uiPriority w:val="1"/>
    <w:qFormat/>
    <w:rsid w:val="003F142C"/>
  </w:style>
  <w:style w:type="paragraph" w:customStyle="1" w:styleId="VignetteFigure">
    <w:name w:val="VignetteFigure"/>
    <w:basedOn w:val="BoxFigure"/>
    <w:uiPriority w:val="1"/>
    <w:qFormat/>
    <w:rsid w:val="003F142C"/>
  </w:style>
  <w:style w:type="paragraph" w:customStyle="1" w:styleId="VignetteHead10">
    <w:name w:val="VignetteHead1"/>
    <w:basedOn w:val="VignetteTitle"/>
    <w:uiPriority w:val="1"/>
    <w:qFormat/>
    <w:rsid w:val="003F142C"/>
    <w:rPr>
      <w:color w:val="0330AD"/>
      <w:sz w:val="28"/>
      <w:szCs w:val="28"/>
    </w:rPr>
  </w:style>
  <w:style w:type="paragraph" w:customStyle="1" w:styleId="VignetteHead2">
    <w:name w:val="VignetteHead2"/>
    <w:basedOn w:val="Head2"/>
    <w:uiPriority w:val="1"/>
    <w:qFormat/>
    <w:rsid w:val="003F142C"/>
    <w:rPr>
      <w:color w:val="538135" w:themeColor="accent6" w:themeShade="BF"/>
    </w:rPr>
  </w:style>
  <w:style w:type="paragraph" w:customStyle="1" w:styleId="VignetteHead3">
    <w:name w:val="VignetteHead3"/>
    <w:basedOn w:val="Head3"/>
    <w:uiPriority w:val="1"/>
    <w:qFormat/>
    <w:rsid w:val="003F142C"/>
  </w:style>
  <w:style w:type="paragraph" w:customStyle="1" w:styleId="Vignette-Lc-Alpha1Para">
    <w:name w:val="Vignette-Lc-Alpha1Para"/>
    <w:basedOn w:val="Box1-Lc-Alpha1Para"/>
    <w:uiPriority w:val="1"/>
    <w:qFormat/>
    <w:rsid w:val="003F142C"/>
  </w:style>
  <w:style w:type="paragraph" w:customStyle="1" w:styleId="Vignette-Lc-AlphaList1">
    <w:name w:val="Vignette-Lc-AlphaList1"/>
    <w:basedOn w:val="Box1-Lc-AlphaList1"/>
    <w:uiPriority w:val="1"/>
    <w:qFormat/>
    <w:rsid w:val="003F142C"/>
  </w:style>
  <w:style w:type="paragraph" w:customStyle="1" w:styleId="Vignette-LHeading">
    <w:name w:val="Vignette-LHeading"/>
    <w:basedOn w:val="Normal"/>
    <w:uiPriority w:val="1"/>
    <w:qFormat/>
    <w:rsid w:val="003F142C"/>
    <w:rPr>
      <w:b/>
      <w:color w:val="2E74B5" w:themeColor="accent5" w:themeShade="BF"/>
      <w:sz w:val="28"/>
    </w:rPr>
  </w:style>
  <w:style w:type="paragraph" w:customStyle="1" w:styleId="Vignette-Number1Para">
    <w:name w:val="Vignette-Number1Para"/>
    <w:basedOn w:val="Box1-Number1Para"/>
    <w:uiPriority w:val="1"/>
    <w:qFormat/>
    <w:rsid w:val="003F142C"/>
  </w:style>
  <w:style w:type="paragraph" w:customStyle="1" w:styleId="Vignette-NumberList1">
    <w:name w:val="Vignette-NumberList1"/>
    <w:basedOn w:val="NumberList1"/>
    <w:uiPriority w:val="1"/>
    <w:qFormat/>
    <w:rsid w:val="003F142C"/>
  </w:style>
  <w:style w:type="paragraph" w:customStyle="1" w:styleId="Vignette-NumberList2">
    <w:name w:val="Vignette-NumberList2"/>
    <w:basedOn w:val="Normal"/>
    <w:uiPriority w:val="1"/>
    <w:qFormat/>
    <w:rsid w:val="003F142C"/>
    <w:pPr>
      <w:numPr>
        <w:numId w:val="205"/>
      </w:numPr>
      <w:tabs>
        <w:tab w:val="num" w:pos="360"/>
      </w:tabs>
      <w:ind w:left="0" w:firstLine="0"/>
    </w:pPr>
  </w:style>
  <w:style w:type="paragraph" w:customStyle="1" w:styleId="Vignette-TableBody">
    <w:name w:val="Vignette-TableBody"/>
    <w:basedOn w:val="Box1TableBody"/>
    <w:uiPriority w:val="1"/>
    <w:qFormat/>
    <w:rsid w:val="003F142C"/>
  </w:style>
  <w:style w:type="paragraph" w:customStyle="1" w:styleId="Vignette-TableBulletList1">
    <w:name w:val="Vignette-TableBulletList1"/>
    <w:basedOn w:val="Vignette-TableBody"/>
    <w:uiPriority w:val="1"/>
    <w:qFormat/>
    <w:rsid w:val="003F142C"/>
    <w:pPr>
      <w:numPr>
        <w:numId w:val="206"/>
      </w:numPr>
      <w:tabs>
        <w:tab w:val="num" w:pos="360"/>
      </w:tabs>
      <w:ind w:left="0" w:firstLine="0"/>
    </w:pPr>
  </w:style>
  <w:style w:type="paragraph" w:customStyle="1" w:styleId="Vignette-TableBulletList2">
    <w:name w:val="Vignette-TableBulletList2"/>
    <w:basedOn w:val="Vignette-TableBulletList1"/>
    <w:uiPriority w:val="1"/>
    <w:qFormat/>
    <w:rsid w:val="003F142C"/>
    <w:pPr>
      <w:ind w:left="1368"/>
    </w:pPr>
    <w:rPr>
      <w:color w:val="92D050"/>
    </w:rPr>
  </w:style>
  <w:style w:type="paragraph" w:customStyle="1" w:styleId="Vignette-TableCaption">
    <w:name w:val="Vignette-TableCaption"/>
    <w:basedOn w:val="Box1TableCaption"/>
    <w:link w:val="Vignette-TableCaptionChar"/>
    <w:uiPriority w:val="1"/>
    <w:qFormat/>
    <w:rsid w:val="003F142C"/>
  </w:style>
  <w:style w:type="character" w:customStyle="1" w:styleId="Vignette-TableCaptionChar">
    <w:name w:val="Vignette-TableCaption Char"/>
    <w:basedOn w:val="Box1TableCaptionChar"/>
    <w:link w:val="Vignette-TableCaption"/>
    <w:uiPriority w:val="1"/>
    <w:rsid w:val="003F142C"/>
    <w:rPr>
      <w:rFonts w:ascii="Times New Roman" w:eastAsia="Times New Roman" w:hAnsi="Times New Roman" w:cs="Times New Roman"/>
      <w:color w:val="000099"/>
      <w:lang w:val="en-US"/>
    </w:rPr>
  </w:style>
  <w:style w:type="paragraph" w:customStyle="1" w:styleId="Vignette-TableColumnHead1">
    <w:name w:val="Vignette-TableColumnHead1"/>
    <w:basedOn w:val="Box1TableColumnHead1"/>
    <w:uiPriority w:val="1"/>
    <w:qFormat/>
    <w:rsid w:val="003F142C"/>
  </w:style>
  <w:style w:type="paragraph" w:customStyle="1" w:styleId="Vignette-TableFootnote">
    <w:name w:val="Vignette-TableFootnote"/>
    <w:basedOn w:val="Box1TableFootnote"/>
    <w:uiPriority w:val="1"/>
    <w:qFormat/>
    <w:rsid w:val="003F142C"/>
  </w:style>
  <w:style w:type="paragraph" w:customStyle="1" w:styleId="Vignette-TableNumber">
    <w:name w:val="Vignette-TableNumber"/>
    <w:basedOn w:val="Vignette-TableCaption"/>
    <w:link w:val="Vignette-TableNumberChar"/>
    <w:uiPriority w:val="1"/>
    <w:qFormat/>
    <w:rsid w:val="003F142C"/>
    <w:rPr>
      <w:color w:val="D60093"/>
    </w:rPr>
  </w:style>
  <w:style w:type="character" w:customStyle="1" w:styleId="Vignette-TableNumberChar">
    <w:name w:val="Vignette-TableNumber Char"/>
    <w:basedOn w:val="Vignette-TableCaptionChar"/>
    <w:link w:val="Vignette-TableNumber"/>
    <w:uiPriority w:val="1"/>
    <w:rsid w:val="003F142C"/>
    <w:rPr>
      <w:rFonts w:ascii="Times New Roman" w:eastAsia="Times New Roman" w:hAnsi="Times New Roman" w:cs="Times New Roman"/>
      <w:color w:val="D60093"/>
      <w:lang w:val="en-US"/>
    </w:rPr>
  </w:style>
  <w:style w:type="paragraph" w:customStyle="1" w:styleId="Vignette-TableNumberList1">
    <w:name w:val="Vignette-TableNumberList1"/>
    <w:basedOn w:val="Vignette-TableBody"/>
    <w:uiPriority w:val="1"/>
    <w:qFormat/>
    <w:rsid w:val="003F142C"/>
    <w:pPr>
      <w:numPr>
        <w:numId w:val="207"/>
      </w:numPr>
      <w:tabs>
        <w:tab w:val="num" w:pos="360"/>
      </w:tabs>
      <w:ind w:left="0" w:firstLine="0"/>
    </w:pPr>
  </w:style>
  <w:style w:type="paragraph" w:customStyle="1" w:styleId="Vignette-TableNumberList2">
    <w:name w:val="Vignette-TableNumberList2"/>
    <w:basedOn w:val="Vignette-TableNumberList1"/>
    <w:uiPriority w:val="1"/>
    <w:qFormat/>
    <w:rsid w:val="003F142C"/>
    <w:pPr>
      <w:ind w:left="1080"/>
    </w:pPr>
  </w:style>
  <w:style w:type="paragraph" w:customStyle="1" w:styleId="Vignette-TableSource">
    <w:name w:val="Vignette-TableSource"/>
    <w:basedOn w:val="Box1TableSource"/>
    <w:uiPriority w:val="1"/>
    <w:qFormat/>
    <w:rsid w:val="003F142C"/>
  </w:style>
  <w:style w:type="paragraph" w:customStyle="1" w:styleId="Vignette-Uc-Alpha1Para">
    <w:name w:val="Vignette-Uc-Alpha1Para"/>
    <w:basedOn w:val="Box1-Uc-Alpha1Para"/>
    <w:uiPriority w:val="1"/>
    <w:qFormat/>
    <w:rsid w:val="003F142C"/>
  </w:style>
  <w:style w:type="paragraph" w:customStyle="1" w:styleId="Vignette-Uc-AlphaList1">
    <w:name w:val="Vignette-Uc-AlphaList1"/>
    <w:basedOn w:val="Box1-Uc-AlphaList1"/>
    <w:uiPriority w:val="1"/>
    <w:qFormat/>
    <w:rsid w:val="003F142C"/>
  </w:style>
  <w:style w:type="paragraph" w:customStyle="1" w:styleId="Vignette-UL-FL1">
    <w:name w:val="Vignette-UL-FL1"/>
    <w:basedOn w:val="ExampleUL-FL1"/>
    <w:uiPriority w:val="1"/>
    <w:qFormat/>
    <w:rsid w:val="003F142C"/>
  </w:style>
  <w:style w:type="paragraph" w:customStyle="1" w:styleId="Vignette-UL-FL1Para">
    <w:name w:val="Vignette-UL-FL1Para"/>
    <w:basedOn w:val="Normal"/>
    <w:uiPriority w:val="1"/>
    <w:qFormat/>
    <w:rsid w:val="003F142C"/>
  </w:style>
  <w:style w:type="paragraph" w:customStyle="1" w:styleId="Vignette-UL-FL2">
    <w:name w:val="Vignette-UL-FL2"/>
    <w:basedOn w:val="Normal"/>
    <w:uiPriority w:val="1"/>
    <w:qFormat/>
    <w:rsid w:val="003F142C"/>
    <w:pPr>
      <w:ind w:left="180"/>
    </w:pPr>
  </w:style>
  <w:style w:type="paragraph" w:customStyle="1" w:styleId="Vignette-UL-FL2Para">
    <w:name w:val="Vignette-UL-FL2Para"/>
    <w:basedOn w:val="Normal"/>
    <w:uiPriority w:val="1"/>
    <w:qFormat/>
    <w:rsid w:val="003F142C"/>
    <w:pPr>
      <w:ind w:left="180"/>
    </w:pPr>
  </w:style>
  <w:style w:type="paragraph" w:customStyle="1" w:styleId="Vignette-UL-FL3">
    <w:name w:val="Vignette-UL-FL3"/>
    <w:basedOn w:val="Normal"/>
    <w:uiPriority w:val="1"/>
    <w:qFormat/>
    <w:rsid w:val="003F142C"/>
    <w:pPr>
      <w:ind w:left="380"/>
    </w:pPr>
  </w:style>
  <w:style w:type="paragraph" w:customStyle="1" w:styleId="Vignette-UL-FL3Para">
    <w:name w:val="Vignette-UL-FL3Para"/>
    <w:basedOn w:val="Normal"/>
    <w:uiPriority w:val="1"/>
    <w:qFormat/>
    <w:rsid w:val="003F142C"/>
    <w:pPr>
      <w:ind w:left="380"/>
    </w:pPr>
  </w:style>
  <w:style w:type="paragraph" w:customStyle="1" w:styleId="Vig-Reference-Alphabetical">
    <w:name w:val="Vig-Reference-Alphabetical"/>
    <w:basedOn w:val="Normal"/>
    <w:uiPriority w:val="1"/>
    <w:qFormat/>
    <w:rsid w:val="003F142C"/>
  </w:style>
  <w:style w:type="paragraph" w:customStyle="1" w:styleId="Vig-Reference-Numbered">
    <w:name w:val="Vig-Reference-Numbered"/>
    <w:basedOn w:val="Reference-Alphabetical"/>
    <w:uiPriority w:val="1"/>
    <w:qFormat/>
    <w:rsid w:val="003F142C"/>
  </w:style>
  <w:style w:type="paragraph" w:customStyle="1" w:styleId="Vig-Reference-NumberedBook">
    <w:name w:val="Vig-Reference-Numbered_Book"/>
    <w:basedOn w:val="Reference-AlphabeticalBook"/>
    <w:uiPriority w:val="1"/>
    <w:qFormat/>
    <w:rsid w:val="003F142C"/>
  </w:style>
  <w:style w:type="paragraph" w:customStyle="1" w:styleId="Vig-Reference-NumberedConf">
    <w:name w:val="Vig-Reference-Numbered_Conf"/>
    <w:basedOn w:val="Reference-AlphabeticalConf"/>
    <w:uiPriority w:val="1"/>
    <w:qFormat/>
    <w:rsid w:val="003F142C"/>
  </w:style>
  <w:style w:type="paragraph" w:customStyle="1" w:styleId="Vig-Reference-NumberedJrnl">
    <w:name w:val="Vig-Reference-Numbered_Jrnl"/>
    <w:basedOn w:val="Reference-AlphabeticalJrnl"/>
    <w:uiPriority w:val="1"/>
    <w:qFormat/>
    <w:rsid w:val="003F142C"/>
  </w:style>
  <w:style w:type="paragraph" w:customStyle="1" w:styleId="Vig-Reference-NumberedNP">
    <w:name w:val="Vig-Reference-Numbered_NP"/>
    <w:basedOn w:val="Reference-AlphabeticalNP"/>
    <w:uiPriority w:val="1"/>
    <w:qFormat/>
    <w:rsid w:val="003F142C"/>
  </w:style>
  <w:style w:type="paragraph" w:customStyle="1" w:styleId="Vig-Reference-NumberedOthers">
    <w:name w:val="Vig-Reference-Numbered_Others"/>
    <w:basedOn w:val="Reference-AlphabeticalOthers"/>
    <w:uiPriority w:val="1"/>
    <w:qFormat/>
    <w:rsid w:val="003F142C"/>
  </w:style>
  <w:style w:type="paragraph" w:customStyle="1" w:styleId="Vig-Reference-NumberedWeb">
    <w:name w:val="Vig-Reference-Numbered_Web"/>
    <w:basedOn w:val="Reference-AlphabeticalWeb"/>
    <w:uiPriority w:val="1"/>
    <w:qFormat/>
    <w:rsid w:val="003F142C"/>
  </w:style>
  <w:style w:type="paragraph" w:customStyle="1" w:styleId="Vig-ReferencesHeading1">
    <w:name w:val="Vig-ReferencesHeading1"/>
    <w:basedOn w:val="ReferencesHeading1"/>
    <w:uiPriority w:val="1"/>
    <w:qFormat/>
    <w:rsid w:val="003F142C"/>
  </w:style>
  <w:style w:type="paragraph" w:customStyle="1" w:styleId="WritingLine">
    <w:name w:val="WritingLine"/>
    <w:basedOn w:val="Normal"/>
    <w:uiPriority w:val="1"/>
    <w:qFormat/>
    <w:rsid w:val="003F142C"/>
    <w:pPr>
      <w:spacing w:after="210"/>
    </w:pPr>
  </w:style>
  <w:style w:type="character" w:customStyle="1" w:styleId="ZapfSymbol">
    <w:name w:val="Zapf_Symbol"/>
    <w:basedOn w:val="DefaultParagraphFont"/>
    <w:uiPriority w:val="1"/>
    <w:qFormat/>
    <w:rsid w:val="003F142C"/>
    <w:rPr>
      <w:rFonts w:ascii="Wingdings" w:hAnsi="Wingdings"/>
      <w:b w:val="0"/>
      <w:color w:val="25A0BD"/>
      <w:sz w:val="22"/>
      <w:szCs w:val="22"/>
    </w:rPr>
  </w:style>
  <w:style w:type="paragraph" w:customStyle="1" w:styleId="AbstractLc-AlphaList2">
    <w:name w:val="Abstract_Lc-AlphaList2"/>
    <w:basedOn w:val="Normal"/>
    <w:uiPriority w:val="1"/>
    <w:qFormat/>
    <w:rsid w:val="003F142C"/>
    <w:pPr>
      <w:numPr>
        <w:numId w:val="208"/>
      </w:numPr>
      <w:tabs>
        <w:tab w:val="num" w:pos="360"/>
      </w:tabs>
      <w:ind w:left="0" w:firstLine="0"/>
    </w:pPr>
  </w:style>
  <w:style w:type="paragraph" w:customStyle="1" w:styleId="Box1PoemSource">
    <w:name w:val="Box1_PoemSource"/>
    <w:basedOn w:val="Normal"/>
    <w:uiPriority w:val="1"/>
    <w:qFormat/>
    <w:rsid w:val="003F142C"/>
    <w:pPr>
      <w:jc w:val="right"/>
    </w:pPr>
    <w:rPr>
      <w:color w:val="D60093"/>
    </w:rPr>
  </w:style>
  <w:style w:type="paragraph" w:customStyle="1" w:styleId="Box1-EpigraphSource">
    <w:name w:val="Box1-EpigraphSource"/>
    <w:basedOn w:val="Normal"/>
    <w:uiPriority w:val="1"/>
    <w:qFormat/>
    <w:rsid w:val="003F142C"/>
    <w:pPr>
      <w:jc w:val="right"/>
    </w:pPr>
    <w:rPr>
      <w:color w:val="A6A6A6" w:themeColor="background1" w:themeShade="A6"/>
    </w:rPr>
  </w:style>
  <w:style w:type="paragraph" w:customStyle="1" w:styleId="Box1-EpigraphTxt">
    <w:name w:val="Box1-EpigraphTxt"/>
    <w:basedOn w:val="Normal"/>
    <w:uiPriority w:val="1"/>
    <w:qFormat/>
    <w:rsid w:val="003F142C"/>
    <w:pPr>
      <w:jc w:val="center"/>
    </w:pPr>
    <w:rPr>
      <w:color w:val="BFBFBF" w:themeColor="background1" w:themeShade="BF"/>
    </w:rPr>
  </w:style>
  <w:style w:type="paragraph" w:customStyle="1" w:styleId="Box1-eXtract-NL1">
    <w:name w:val="Box1-eXtract-NL1"/>
    <w:basedOn w:val="Normal"/>
    <w:uiPriority w:val="1"/>
    <w:qFormat/>
    <w:rsid w:val="003F142C"/>
    <w:pPr>
      <w:numPr>
        <w:numId w:val="209"/>
      </w:numPr>
      <w:tabs>
        <w:tab w:val="num" w:pos="360"/>
      </w:tabs>
      <w:ind w:left="0" w:firstLine="0"/>
    </w:pPr>
    <w:rPr>
      <w:color w:val="BFBFBF" w:themeColor="background1" w:themeShade="BF"/>
    </w:rPr>
  </w:style>
  <w:style w:type="paragraph" w:customStyle="1" w:styleId="Box1-LCRoman1para">
    <w:name w:val="Box1-LCRoman1para"/>
    <w:basedOn w:val="Normal"/>
    <w:uiPriority w:val="1"/>
    <w:qFormat/>
    <w:rsid w:val="003F142C"/>
    <w:pPr>
      <w:ind w:left="720"/>
    </w:pPr>
  </w:style>
  <w:style w:type="paragraph" w:customStyle="1" w:styleId="Box1-NLheading">
    <w:name w:val="Box1-NLheading"/>
    <w:basedOn w:val="Normal"/>
    <w:uiPriority w:val="1"/>
    <w:qFormat/>
    <w:rsid w:val="003F142C"/>
    <w:rPr>
      <w:b/>
    </w:rPr>
  </w:style>
  <w:style w:type="paragraph" w:customStyle="1" w:styleId="Box1-ULheading">
    <w:name w:val="Box1-ULheading"/>
    <w:basedOn w:val="Normal"/>
    <w:uiPriority w:val="1"/>
    <w:qFormat/>
    <w:rsid w:val="003F142C"/>
    <w:rPr>
      <w:b/>
    </w:rPr>
  </w:style>
  <w:style w:type="paragraph" w:customStyle="1" w:styleId="Box2author">
    <w:name w:val="Box2author"/>
    <w:basedOn w:val="Normal"/>
    <w:uiPriority w:val="1"/>
    <w:qFormat/>
    <w:rsid w:val="003F142C"/>
  </w:style>
  <w:style w:type="paragraph" w:customStyle="1" w:styleId="Box2-EpigraphSource">
    <w:name w:val="Box2-EpigraphSource"/>
    <w:basedOn w:val="Box1-EpigraphSource"/>
    <w:uiPriority w:val="1"/>
    <w:qFormat/>
    <w:rsid w:val="003F142C"/>
  </w:style>
  <w:style w:type="paragraph" w:customStyle="1" w:styleId="Box2-EpigraphTxt">
    <w:name w:val="Box2-EpigraphTxt"/>
    <w:basedOn w:val="Box1-EpigraphTxt"/>
    <w:uiPriority w:val="1"/>
    <w:qFormat/>
    <w:rsid w:val="003F142C"/>
  </w:style>
  <w:style w:type="paragraph" w:customStyle="1" w:styleId="Box2-eXtract-BL1">
    <w:name w:val="Box2-eXtract-BL1"/>
    <w:basedOn w:val="Box1-eXtract-BL1"/>
    <w:uiPriority w:val="1"/>
    <w:qFormat/>
    <w:rsid w:val="003F142C"/>
  </w:style>
  <w:style w:type="paragraph" w:customStyle="1" w:styleId="Box2-eXtract-NL1">
    <w:name w:val="Box2-eXtract-NL1"/>
    <w:basedOn w:val="Box1-eXtract-NL1"/>
    <w:uiPriority w:val="1"/>
    <w:qFormat/>
    <w:rsid w:val="003F142C"/>
  </w:style>
  <w:style w:type="paragraph" w:customStyle="1" w:styleId="Box2Source">
    <w:name w:val="Box2Source"/>
    <w:basedOn w:val="Normal"/>
    <w:uiPriority w:val="1"/>
    <w:qFormat/>
    <w:rsid w:val="003F142C"/>
  </w:style>
  <w:style w:type="paragraph" w:customStyle="1" w:styleId="Box2-Uc-AlphaList1">
    <w:name w:val="Box2-Uc-AlphaList1"/>
    <w:basedOn w:val="Normal"/>
    <w:uiPriority w:val="1"/>
    <w:qFormat/>
    <w:rsid w:val="003F142C"/>
    <w:pPr>
      <w:numPr>
        <w:numId w:val="210"/>
      </w:numPr>
      <w:tabs>
        <w:tab w:val="num" w:pos="360"/>
      </w:tabs>
      <w:ind w:left="0" w:firstLine="0"/>
    </w:pPr>
  </w:style>
  <w:style w:type="paragraph" w:customStyle="1" w:styleId="Box3Dialog1">
    <w:name w:val="Box3_Dialog1"/>
    <w:basedOn w:val="Normal"/>
    <w:uiPriority w:val="1"/>
    <w:qFormat/>
    <w:rsid w:val="003F142C"/>
    <w:rPr>
      <w:color w:val="7030A0"/>
    </w:rPr>
  </w:style>
  <w:style w:type="character" w:customStyle="1" w:styleId="Box3Speaker">
    <w:name w:val="Box3_Speaker"/>
    <w:basedOn w:val="DefaultParagraphFont"/>
    <w:uiPriority w:val="1"/>
    <w:qFormat/>
    <w:rsid w:val="003F142C"/>
    <w:rPr>
      <w:caps w:val="0"/>
      <w:smallCaps/>
      <w:color w:val="00B050"/>
    </w:rPr>
  </w:style>
  <w:style w:type="paragraph" w:customStyle="1" w:styleId="Box3-NL1para">
    <w:name w:val="Box3-NL1para"/>
    <w:basedOn w:val="Normal"/>
    <w:uiPriority w:val="1"/>
    <w:qFormat/>
    <w:rsid w:val="003F142C"/>
    <w:pPr>
      <w:ind w:left="720"/>
    </w:pPr>
  </w:style>
  <w:style w:type="paragraph" w:customStyle="1" w:styleId="Box3-ULFL1">
    <w:name w:val="Box3-ULFL1"/>
    <w:basedOn w:val="Normal"/>
    <w:uiPriority w:val="1"/>
    <w:qFormat/>
    <w:rsid w:val="003F142C"/>
    <w:pPr>
      <w:ind w:left="720"/>
    </w:pPr>
  </w:style>
  <w:style w:type="paragraph" w:customStyle="1" w:styleId="Box3-ULFL2">
    <w:name w:val="Box3-ULFL2"/>
    <w:basedOn w:val="Normal"/>
    <w:uiPriority w:val="1"/>
    <w:qFormat/>
    <w:rsid w:val="003F142C"/>
    <w:pPr>
      <w:ind w:left="1440"/>
    </w:pPr>
  </w:style>
  <w:style w:type="paragraph" w:customStyle="1" w:styleId="Box4head1">
    <w:name w:val="Box4head1"/>
    <w:basedOn w:val="Box4Para"/>
    <w:uiPriority w:val="1"/>
    <w:qFormat/>
    <w:rsid w:val="003F142C"/>
    <w:rPr>
      <w:b/>
      <w:color w:val="ED7D31" w:themeColor="accent2"/>
    </w:rPr>
  </w:style>
  <w:style w:type="paragraph" w:customStyle="1" w:styleId="Box6-BL1">
    <w:name w:val="Box6-BL1"/>
    <w:basedOn w:val="Normal"/>
    <w:uiPriority w:val="1"/>
    <w:qFormat/>
    <w:rsid w:val="003F142C"/>
    <w:pPr>
      <w:numPr>
        <w:numId w:val="211"/>
      </w:numPr>
      <w:tabs>
        <w:tab w:val="num" w:pos="360"/>
      </w:tabs>
      <w:ind w:left="0" w:firstLine="0"/>
    </w:pPr>
  </w:style>
  <w:style w:type="paragraph" w:customStyle="1" w:styleId="Box6-BL2">
    <w:name w:val="Box6-BL2"/>
    <w:basedOn w:val="Normal"/>
    <w:uiPriority w:val="1"/>
    <w:qFormat/>
    <w:rsid w:val="003F142C"/>
    <w:pPr>
      <w:numPr>
        <w:numId w:val="212"/>
      </w:numPr>
      <w:tabs>
        <w:tab w:val="num" w:pos="360"/>
      </w:tabs>
      <w:ind w:left="0" w:firstLine="0"/>
    </w:pPr>
  </w:style>
  <w:style w:type="paragraph" w:customStyle="1" w:styleId="Box6Head1">
    <w:name w:val="Box6Head1"/>
    <w:basedOn w:val="Normal"/>
    <w:uiPriority w:val="1"/>
    <w:qFormat/>
    <w:rsid w:val="003F142C"/>
    <w:rPr>
      <w:b/>
      <w:color w:val="F47914"/>
    </w:rPr>
  </w:style>
  <w:style w:type="paragraph" w:customStyle="1" w:styleId="Box6-NL1">
    <w:name w:val="Box6-NL1"/>
    <w:basedOn w:val="Normal"/>
    <w:uiPriority w:val="1"/>
    <w:qFormat/>
    <w:rsid w:val="003F142C"/>
    <w:pPr>
      <w:numPr>
        <w:numId w:val="213"/>
      </w:numPr>
      <w:tabs>
        <w:tab w:val="num" w:pos="360"/>
      </w:tabs>
      <w:ind w:left="0" w:firstLine="0"/>
    </w:pPr>
  </w:style>
  <w:style w:type="paragraph" w:customStyle="1" w:styleId="Box6-NL2">
    <w:name w:val="Box6-NL2"/>
    <w:basedOn w:val="Normal"/>
    <w:uiPriority w:val="1"/>
    <w:qFormat/>
    <w:rsid w:val="003F142C"/>
    <w:pPr>
      <w:numPr>
        <w:numId w:val="214"/>
      </w:numPr>
      <w:tabs>
        <w:tab w:val="num" w:pos="360"/>
      </w:tabs>
      <w:ind w:left="0" w:firstLine="0"/>
    </w:pPr>
  </w:style>
  <w:style w:type="paragraph" w:customStyle="1" w:styleId="Box6Para">
    <w:name w:val="Box6Para"/>
    <w:basedOn w:val="Normal"/>
    <w:uiPriority w:val="1"/>
    <w:qFormat/>
    <w:rsid w:val="003F142C"/>
  </w:style>
  <w:style w:type="paragraph" w:customStyle="1" w:styleId="Box6Title">
    <w:name w:val="Box6Title"/>
    <w:basedOn w:val="Normal"/>
    <w:uiPriority w:val="1"/>
    <w:qFormat/>
    <w:rsid w:val="003F142C"/>
    <w:rPr>
      <w:b/>
      <w:color w:val="538135" w:themeColor="accent6" w:themeShade="BF"/>
    </w:rPr>
  </w:style>
  <w:style w:type="paragraph" w:customStyle="1" w:styleId="Casestudylc-romanlist1">
    <w:name w:val="Casestudylc-romanlist1"/>
    <w:basedOn w:val="Normal"/>
    <w:uiPriority w:val="1"/>
    <w:qFormat/>
    <w:rsid w:val="003F142C"/>
    <w:pPr>
      <w:numPr>
        <w:numId w:val="215"/>
      </w:numPr>
      <w:tabs>
        <w:tab w:val="num" w:pos="360"/>
      </w:tabs>
      <w:ind w:left="0" w:firstLine="0"/>
    </w:pPr>
  </w:style>
  <w:style w:type="paragraph" w:customStyle="1" w:styleId="Casestudylc-romanlist2">
    <w:name w:val="Casestudylc-romanlist2"/>
    <w:basedOn w:val="Normal"/>
    <w:uiPriority w:val="1"/>
    <w:qFormat/>
    <w:rsid w:val="003F142C"/>
    <w:pPr>
      <w:numPr>
        <w:numId w:val="216"/>
      </w:numPr>
      <w:tabs>
        <w:tab w:val="num" w:pos="360"/>
      </w:tabs>
      <w:ind w:left="0" w:firstLine="0"/>
    </w:pPr>
  </w:style>
  <w:style w:type="paragraph" w:customStyle="1" w:styleId="CaseStudyLc-romanlist3">
    <w:name w:val="CaseStudyLc-romanlist3"/>
    <w:basedOn w:val="Normal"/>
    <w:uiPriority w:val="1"/>
    <w:qFormat/>
    <w:rsid w:val="003F142C"/>
    <w:pPr>
      <w:numPr>
        <w:numId w:val="217"/>
      </w:numPr>
      <w:tabs>
        <w:tab w:val="num" w:pos="360"/>
      </w:tabs>
      <w:ind w:left="0" w:firstLine="0"/>
    </w:pPr>
  </w:style>
  <w:style w:type="paragraph" w:customStyle="1" w:styleId="codeblueitalics">
    <w:name w:val="code_blueitalics"/>
    <w:basedOn w:val="Normal"/>
    <w:link w:val="codeblueitalicsChar"/>
    <w:uiPriority w:val="1"/>
    <w:qFormat/>
    <w:rsid w:val="003F142C"/>
    <w:rPr>
      <w:rFonts w:eastAsiaTheme="majorEastAsia"/>
      <w:i/>
      <w:color w:val="0070C0"/>
    </w:rPr>
  </w:style>
  <w:style w:type="character" w:customStyle="1" w:styleId="codeblueitalicsChar">
    <w:name w:val="code_blueitalics Char"/>
    <w:basedOn w:val="DefaultParagraphFont"/>
    <w:link w:val="codeblueitalics"/>
    <w:uiPriority w:val="1"/>
    <w:rsid w:val="003F142C"/>
    <w:rPr>
      <w:rFonts w:ascii="Times New Roman" w:eastAsiaTheme="majorEastAsia" w:hAnsi="Times New Roman" w:cs="Times New Roman"/>
      <w:i/>
      <w:color w:val="0070C0"/>
      <w:lang w:val="en-US"/>
    </w:rPr>
  </w:style>
  <w:style w:type="paragraph" w:customStyle="1" w:styleId="AcknowlAffiliation">
    <w:name w:val="AcknowlAffiliation"/>
    <w:basedOn w:val="Normal"/>
    <w:uiPriority w:val="4"/>
    <w:qFormat/>
    <w:rsid w:val="003F142C"/>
    <w:pPr>
      <w:jc w:val="right"/>
    </w:pPr>
  </w:style>
  <w:style w:type="paragraph" w:customStyle="1" w:styleId="AcknowlAuthor">
    <w:name w:val="AcknowlAuthor"/>
    <w:basedOn w:val="Normal"/>
    <w:uiPriority w:val="4"/>
    <w:qFormat/>
    <w:rsid w:val="003F142C"/>
    <w:pPr>
      <w:jc w:val="right"/>
    </w:pPr>
  </w:style>
  <w:style w:type="paragraph" w:customStyle="1" w:styleId="AcknowlDate">
    <w:name w:val="AcknowlDate"/>
    <w:basedOn w:val="Normal"/>
    <w:uiPriority w:val="4"/>
    <w:qFormat/>
    <w:rsid w:val="003F142C"/>
    <w:pPr>
      <w:jc w:val="right"/>
    </w:pPr>
  </w:style>
  <w:style w:type="paragraph" w:customStyle="1" w:styleId="AcknowlTxtFL">
    <w:name w:val="AcknowlTxt_FL"/>
    <w:basedOn w:val="Normal"/>
    <w:uiPriority w:val="4"/>
    <w:qFormat/>
    <w:rsid w:val="003F142C"/>
  </w:style>
  <w:style w:type="paragraph" w:customStyle="1" w:styleId="AcknowlTxtIndented">
    <w:name w:val="AcknowlTxt_Indented"/>
    <w:basedOn w:val="Normal"/>
    <w:uiPriority w:val="4"/>
    <w:qFormat/>
    <w:rsid w:val="003F142C"/>
    <w:pPr>
      <w:ind w:firstLine="720"/>
    </w:pPr>
  </w:style>
  <w:style w:type="paragraph" w:customStyle="1" w:styleId="AppendixTxtFL">
    <w:name w:val="AppendixTxt_FL"/>
    <w:basedOn w:val="Normal"/>
    <w:semiHidden/>
    <w:qFormat/>
    <w:rsid w:val="003F142C"/>
  </w:style>
  <w:style w:type="paragraph" w:customStyle="1" w:styleId="AppendixTxtIndented">
    <w:name w:val="AppendixTxt_Indented"/>
    <w:basedOn w:val="Normal"/>
    <w:semiHidden/>
    <w:qFormat/>
    <w:rsid w:val="003F142C"/>
    <w:pPr>
      <w:ind w:firstLine="720"/>
    </w:pPr>
  </w:style>
  <w:style w:type="paragraph" w:customStyle="1" w:styleId="BlurbAuthor">
    <w:name w:val="Blurb_Author"/>
    <w:basedOn w:val="Normal"/>
    <w:qFormat/>
    <w:rsid w:val="003F142C"/>
  </w:style>
  <w:style w:type="paragraph" w:customStyle="1" w:styleId="BlurbIndented">
    <w:name w:val="Blurb_Indented"/>
    <w:basedOn w:val="Normal"/>
    <w:qFormat/>
    <w:rsid w:val="003F142C"/>
    <w:pPr>
      <w:ind w:firstLine="720"/>
      <w:jc w:val="both"/>
    </w:pPr>
  </w:style>
  <w:style w:type="paragraph" w:customStyle="1" w:styleId="BlurbBulletList1">
    <w:name w:val="Blurb_BulletList1"/>
    <w:basedOn w:val="BlurbIndented"/>
    <w:qFormat/>
    <w:rsid w:val="003F142C"/>
    <w:pPr>
      <w:ind w:firstLine="0"/>
    </w:pPr>
  </w:style>
  <w:style w:type="paragraph" w:customStyle="1" w:styleId="BlurbFL">
    <w:name w:val="Blurb_FL"/>
    <w:basedOn w:val="Normal"/>
    <w:qFormat/>
    <w:rsid w:val="003F142C"/>
  </w:style>
  <w:style w:type="paragraph" w:customStyle="1" w:styleId="BTOC-Heading">
    <w:name w:val="BTOC-Heading"/>
    <w:basedOn w:val="TOC-Heading"/>
    <w:qFormat/>
    <w:rsid w:val="003F142C"/>
    <w:pPr>
      <w:spacing w:after="0"/>
    </w:pPr>
    <w:rPr>
      <w:rFonts w:ascii="Times New Roman" w:hAnsi="Times New Roman"/>
      <w:color w:val="70AD47"/>
    </w:rPr>
  </w:style>
  <w:style w:type="paragraph" w:customStyle="1" w:styleId="ContributorAffiliation">
    <w:name w:val="ContributorAffiliation"/>
    <w:basedOn w:val="Normal"/>
    <w:uiPriority w:val="8"/>
    <w:qFormat/>
    <w:rsid w:val="003F142C"/>
  </w:style>
  <w:style w:type="paragraph" w:customStyle="1" w:styleId="ContributorAuthor">
    <w:name w:val="ContributorAuthor"/>
    <w:basedOn w:val="Normal"/>
    <w:uiPriority w:val="8"/>
    <w:qFormat/>
    <w:rsid w:val="003F142C"/>
    <w:rPr>
      <w:b/>
    </w:rPr>
  </w:style>
  <w:style w:type="paragraph" w:customStyle="1" w:styleId="ContributorBio">
    <w:name w:val="ContributorBio"/>
    <w:basedOn w:val="ContributorAffiliation"/>
    <w:uiPriority w:val="8"/>
    <w:qFormat/>
    <w:rsid w:val="003F142C"/>
  </w:style>
  <w:style w:type="paragraph" w:customStyle="1" w:styleId="CopyrightTxt">
    <w:name w:val="CopyrightTxt"/>
    <w:basedOn w:val="Normal"/>
    <w:uiPriority w:val="2"/>
    <w:qFormat/>
    <w:rsid w:val="003F142C"/>
  </w:style>
  <w:style w:type="paragraph" w:customStyle="1" w:styleId="DedicationTxtFL">
    <w:name w:val="DedicationTxt_FL"/>
    <w:basedOn w:val="Normal"/>
    <w:uiPriority w:val="3"/>
    <w:qFormat/>
    <w:rsid w:val="003F142C"/>
  </w:style>
  <w:style w:type="paragraph" w:customStyle="1" w:styleId="DedicationTxtIndented">
    <w:name w:val="DedicationTxt_Indented"/>
    <w:basedOn w:val="Normal"/>
    <w:uiPriority w:val="3"/>
    <w:qFormat/>
    <w:rsid w:val="003F142C"/>
    <w:pPr>
      <w:ind w:firstLine="720"/>
    </w:pPr>
  </w:style>
  <w:style w:type="paragraph" w:customStyle="1" w:styleId="AcknowlTxtBL1">
    <w:name w:val="AcknowlTxt_BL1"/>
    <w:basedOn w:val="Normal"/>
    <w:qFormat/>
    <w:rsid w:val="003F142C"/>
    <w:pPr>
      <w:numPr>
        <w:numId w:val="218"/>
      </w:numPr>
      <w:tabs>
        <w:tab w:val="num" w:pos="360"/>
      </w:tabs>
      <w:ind w:left="0" w:firstLine="0"/>
    </w:pPr>
  </w:style>
  <w:style w:type="paragraph" w:customStyle="1" w:styleId="BlurbeXtractSource">
    <w:name w:val="Blurb_eXtractSource"/>
    <w:basedOn w:val="Normal"/>
    <w:qFormat/>
    <w:rsid w:val="003F142C"/>
    <w:pPr>
      <w:ind w:left="7200"/>
      <w:jc w:val="right"/>
    </w:pPr>
    <w:rPr>
      <w:color w:val="3B3838"/>
    </w:rPr>
  </w:style>
  <w:style w:type="paragraph" w:customStyle="1" w:styleId="BlurbeXtractTxt">
    <w:name w:val="Blurb_eXtractTxt"/>
    <w:basedOn w:val="Normal"/>
    <w:qFormat/>
    <w:rsid w:val="003F142C"/>
    <w:pPr>
      <w:ind w:left="720"/>
    </w:pPr>
    <w:rPr>
      <w:color w:val="3B3838"/>
    </w:rPr>
  </w:style>
  <w:style w:type="paragraph" w:customStyle="1" w:styleId="BlurbNumberList1">
    <w:name w:val="Blurb_NumberList1"/>
    <w:basedOn w:val="Normal"/>
    <w:qFormat/>
    <w:rsid w:val="003F142C"/>
    <w:pPr>
      <w:numPr>
        <w:numId w:val="219"/>
      </w:numPr>
      <w:tabs>
        <w:tab w:val="num" w:pos="360"/>
      </w:tabs>
      <w:ind w:left="0" w:firstLine="0"/>
    </w:pPr>
  </w:style>
  <w:style w:type="paragraph" w:customStyle="1" w:styleId="BlurbUc-RomanList1">
    <w:name w:val="Blurb_Uc-RomanList1"/>
    <w:basedOn w:val="Normal"/>
    <w:qFormat/>
    <w:rsid w:val="003F142C"/>
    <w:pPr>
      <w:numPr>
        <w:numId w:val="220"/>
      </w:numPr>
      <w:tabs>
        <w:tab w:val="num" w:pos="360"/>
      </w:tabs>
      <w:ind w:left="0" w:firstLine="0"/>
    </w:pPr>
  </w:style>
  <w:style w:type="paragraph" w:customStyle="1" w:styleId="BlurbUL-FL1">
    <w:name w:val="Blurb_UL-FL1"/>
    <w:basedOn w:val="Normal"/>
    <w:qFormat/>
    <w:rsid w:val="003F142C"/>
    <w:pPr>
      <w:ind w:firstLine="360"/>
    </w:pPr>
    <w:rPr>
      <w:color w:val="7030A0"/>
    </w:rPr>
  </w:style>
  <w:style w:type="paragraph" w:customStyle="1" w:styleId="CitationHeading">
    <w:name w:val="CitationHeading"/>
    <w:basedOn w:val="Normal"/>
    <w:qFormat/>
    <w:rsid w:val="003F142C"/>
  </w:style>
  <w:style w:type="paragraph" w:customStyle="1" w:styleId="DedicationHeading">
    <w:name w:val="Dedication_Heading"/>
    <w:basedOn w:val="Normal"/>
    <w:qFormat/>
    <w:rsid w:val="003F142C"/>
    <w:rPr>
      <w:b/>
    </w:rPr>
  </w:style>
  <w:style w:type="paragraph" w:customStyle="1" w:styleId="DedicationtxtAuthor">
    <w:name w:val="Dedicationtxt_Author"/>
    <w:basedOn w:val="Normal"/>
    <w:qFormat/>
    <w:rsid w:val="003F142C"/>
    <w:pPr>
      <w:ind w:left="5760"/>
    </w:pPr>
  </w:style>
  <w:style w:type="paragraph" w:customStyle="1" w:styleId="DedicationtxtAuthorAffiliation">
    <w:name w:val="Dedicationtxt_AuthorAffiliation"/>
    <w:basedOn w:val="Normal"/>
    <w:qFormat/>
    <w:rsid w:val="003F142C"/>
    <w:pPr>
      <w:ind w:left="5760"/>
    </w:pPr>
  </w:style>
  <w:style w:type="paragraph" w:customStyle="1" w:styleId="Dialog">
    <w:name w:val="Dialog"/>
    <w:basedOn w:val="Normal"/>
    <w:qFormat/>
    <w:rsid w:val="003F142C"/>
  </w:style>
  <w:style w:type="paragraph" w:customStyle="1" w:styleId="PrefaceBoxPara">
    <w:name w:val="PrefaceBoxPara"/>
    <w:basedOn w:val="PrefaceTxtIndented"/>
    <w:qFormat/>
    <w:rsid w:val="003F142C"/>
  </w:style>
  <w:style w:type="paragraph" w:customStyle="1" w:styleId="DialogPara">
    <w:name w:val="DialogPara"/>
    <w:basedOn w:val="Normal"/>
    <w:uiPriority w:val="15"/>
    <w:qFormat/>
    <w:rsid w:val="003F142C"/>
    <w:rPr>
      <w:rFonts w:cs="Calibri"/>
    </w:rPr>
  </w:style>
  <w:style w:type="character" w:customStyle="1" w:styleId="Hashtag1">
    <w:name w:val="Hashtag1"/>
    <w:basedOn w:val="DefaultParagraphFont"/>
    <w:uiPriority w:val="99"/>
    <w:unhideWhenUsed/>
    <w:rsid w:val="003F142C"/>
    <w:rPr>
      <w:color w:val="2B579A"/>
      <w:shd w:val="clear" w:color="auto" w:fill="E1DFDD"/>
    </w:rPr>
  </w:style>
  <w:style w:type="character" w:customStyle="1" w:styleId="Mention1">
    <w:name w:val="Mention1"/>
    <w:basedOn w:val="DefaultParagraphFont"/>
    <w:uiPriority w:val="99"/>
    <w:unhideWhenUsed/>
    <w:rsid w:val="003F142C"/>
    <w:rPr>
      <w:color w:val="2B579A"/>
      <w:shd w:val="clear" w:color="auto" w:fill="E1DFDD"/>
    </w:rPr>
  </w:style>
  <w:style w:type="character" w:customStyle="1" w:styleId="SmartHyperlink1">
    <w:name w:val="Smart Hyperlink1"/>
    <w:basedOn w:val="DefaultParagraphFont"/>
    <w:uiPriority w:val="99"/>
    <w:unhideWhenUsed/>
    <w:rsid w:val="003F142C"/>
    <w:rPr>
      <w:u w:val="dotted"/>
    </w:rPr>
  </w:style>
  <w:style w:type="character" w:customStyle="1" w:styleId="SmartLink1">
    <w:name w:val="SmartLink1"/>
    <w:basedOn w:val="DefaultParagraphFont"/>
    <w:uiPriority w:val="99"/>
    <w:unhideWhenUsed/>
    <w:rsid w:val="003F142C"/>
    <w:rPr>
      <w:color w:val="0000FF"/>
      <w:u w:val="single"/>
      <w:shd w:val="clear" w:color="auto" w:fill="F3F2F1"/>
    </w:rPr>
  </w:style>
  <w:style w:type="character" w:customStyle="1" w:styleId="UnresolvedMention10">
    <w:name w:val="Unresolved Mention1"/>
    <w:basedOn w:val="DefaultParagraphFont"/>
    <w:uiPriority w:val="99"/>
    <w:unhideWhenUsed/>
    <w:rsid w:val="003F142C"/>
    <w:rPr>
      <w:color w:val="605E5C"/>
      <w:shd w:val="clear" w:color="auto" w:fill="E1DFDD"/>
    </w:rPr>
  </w:style>
  <w:style w:type="table" w:customStyle="1" w:styleId="1">
    <w:name w:val="1"/>
    <w:basedOn w:val="TableNormal"/>
    <w:rsid w:val="003F142C"/>
    <w:pPr>
      <w:spacing w:after="200" w:line="276" w:lineRule="auto"/>
    </w:pPr>
    <w:rPr>
      <w:rFonts w:ascii="Calibri" w:eastAsia="Calibri" w:hAnsi="Calibri" w:cs="Calibri"/>
      <w:sz w:val="22"/>
      <w:szCs w:val="22"/>
      <w:lang w:val="en-IN" w:eastAsia="en-IN"/>
    </w:rPr>
    <w:tblPr>
      <w:tblStyleRowBandSize w:val="1"/>
      <w:tblStyleColBandSize w:val="1"/>
      <w:tblInd w:w="0" w:type="dxa"/>
      <w:tblCellMar>
        <w:top w:w="100" w:type="dxa"/>
        <w:left w:w="100" w:type="dxa"/>
        <w:bottom w:w="100" w:type="dxa"/>
        <w:right w:w="100" w:type="dxa"/>
      </w:tblCellMar>
    </w:tblPr>
  </w:style>
  <w:style w:type="table" w:customStyle="1" w:styleId="2">
    <w:name w:val="2"/>
    <w:basedOn w:val="TableNormal"/>
    <w:rsid w:val="003F142C"/>
    <w:pPr>
      <w:spacing w:after="200" w:line="276" w:lineRule="auto"/>
    </w:pPr>
    <w:rPr>
      <w:rFonts w:ascii="Calibri" w:eastAsia="Calibri" w:hAnsi="Calibri" w:cs="Calibri"/>
      <w:sz w:val="22"/>
      <w:szCs w:val="22"/>
      <w:lang w:val="en-IN" w:eastAsia="en-IN"/>
    </w:rPr>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3">
    <w:name w:val="3"/>
    <w:basedOn w:val="TableNormal"/>
    <w:rsid w:val="003F142C"/>
    <w:pPr>
      <w:spacing w:after="200" w:line="276" w:lineRule="auto"/>
    </w:pPr>
    <w:rPr>
      <w:rFonts w:ascii="Calibri" w:eastAsia="Calibri" w:hAnsi="Calibri" w:cs="Calibri"/>
      <w:sz w:val="22"/>
      <w:szCs w:val="22"/>
      <w:lang w:val="en-IN" w:eastAsia="en-IN"/>
    </w:rPr>
    <w:tblPr>
      <w:tblStyleRowBandSize w:val="1"/>
      <w:tblStyleColBandSize w:val="1"/>
      <w:tblInd w:w="0" w:type="dxa"/>
      <w:tblCellMar>
        <w:top w:w="100" w:type="dxa"/>
        <w:left w:w="100" w:type="dxa"/>
        <w:bottom w:w="100" w:type="dxa"/>
        <w:right w:w="100" w:type="dxa"/>
      </w:tblCellMar>
    </w:tblPr>
  </w:style>
  <w:style w:type="character" w:customStyle="1" w:styleId="AcadWhite">
    <w:name w:val="AcadWhite"/>
    <w:rsid w:val="003F142C"/>
    <w:rPr>
      <w:rFonts w:ascii="Times New Roman" w:hAnsi="Times New Roman" w:cs="Times New Roman"/>
      <w:b w:val="0"/>
      <w:i w:val="0"/>
      <w:caps w:val="0"/>
      <w:smallCaps w:val="0"/>
      <w:strike w:val="0"/>
      <w:color w:val="FFFFFF"/>
      <w:sz w:val="24"/>
      <w:u w:val="none"/>
      <w:vertAlign w:val="baseline"/>
    </w:rPr>
  </w:style>
  <w:style w:type="paragraph" w:customStyle="1" w:styleId="alttext0">
    <w:name w:val="alttext"/>
    <w:basedOn w:val="Normal"/>
    <w:uiPriority w:val="1"/>
    <w:qFormat/>
    <w:rsid w:val="003F142C"/>
    <w:rPr>
      <w:color w:val="FF0000"/>
    </w:rPr>
  </w:style>
  <w:style w:type="character" w:customStyle="1" w:styleId="ARTICON">
    <w:name w:val="ART_ICON"/>
    <w:basedOn w:val="DefaultParagraphFont"/>
    <w:uiPriority w:val="1"/>
    <w:qFormat/>
    <w:rsid w:val="003F142C"/>
  </w:style>
  <w:style w:type="character" w:customStyle="1" w:styleId="articlecitationpages">
    <w:name w:val="articlecitation_pages"/>
    <w:basedOn w:val="DefaultParagraphFont"/>
    <w:rsid w:val="003F142C"/>
  </w:style>
  <w:style w:type="character" w:customStyle="1" w:styleId="articlecitationvolume">
    <w:name w:val="articlecitation_volume"/>
    <w:basedOn w:val="DefaultParagraphFont"/>
    <w:rsid w:val="003F142C"/>
  </w:style>
  <w:style w:type="character" w:customStyle="1" w:styleId="article-title">
    <w:name w:val="article-title"/>
    <w:basedOn w:val="DefaultParagraphFont"/>
    <w:rsid w:val="003F142C"/>
  </w:style>
  <w:style w:type="character" w:customStyle="1" w:styleId="AuFamilyName">
    <w:name w:val="Au_FamilyName"/>
    <w:rsid w:val="003F142C"/>
    <w:rPr>
      <w:rFonts w:ascii="Times New Roman" w:hAnsi="Times New Roman" w:cs="Times New Roman"/>
      <w:b w:val="0"/>
      <w:i w:val="0"/>
      <w:caps w:val="0"/>
      <w:smallCaps w:val="0"/>
      <w:strike w:val="0"/>
      <w:color w:val="FF0000"/>
      <w:sz w:val="24"/>
      <w:u w:val="none"/>
      <w:bdr w:val="none" w:sz="0" w:space="0" w:color="auto"/>
      <w:shd w:val="clear" w:color="auto" w:fill="75B37E"/>
      <w:vertAlign w:val="baseline"/>
    </w:rPr>
  </w:style>
  <w:style w:type="character" w:customStyle="1" w:styleId="AuGivenName">
    <w:name w:val="Au_GivenName"/>
    <w:rsid w:val="003F142C"/>
    <w:rPr>
      <w:rFonts w:ascii="Times New Roman" w:hAnsi="Times New Roman" w:cs="Times New Roman"/>
      <w:b w:val="0"/>
      <w:i w:val="0"/>
      <w:caps w:val="0"/>
      <w:smallCaps w:val="0"/>
      <w:strike w:val="0"/>
      <w:color w:val="0000FF"/>
      <w:sz w:val="24"/>
      <w:u w:val="none"/>
      <w:bdr w:val="none" w:sz="0" w:space="0" w:color="auto"/>
      <w:shd w:val="clear" w:color="auto" w:fill="75B37E"/>
      <w:vertAlign w:val="baseline"/>
    </w:rPr>
  </w:style>
  <w:style w:type="character" w:customStyle="1" w:styleId="AuSuffix">
    <w:name w:val="Au_Suffix"/>
    <w:rsid w:val="003F142C"/>
    <w:rPr>
      <w:rFonts w:ascii="Times New Roman" w:hAnsi="Times New Roman" w:cs="Times New Roman"/>
      <w:b w:val="0"/>
      <w:i w:val="0"/>
      <w:caps w:val="0"/>
      <w:smallCaps w:val="0"/>
      <w:strike w:val="0"/>
      <w:color w:val="CC00CC"/>
      <w:sz w:val="24"/>
      <w:u w:val="none"/>
      <w:bdr w:val="none" w:sz="0" w:space="0" w:color="auto"/>
      <w:shd w:val="clear" w:color="auto" w:fill="75B37E"/>
      <w:vertAlign w:val="baseline"/>
    </w:rPr>
  </w:style>
  <w:style w:type="paragraph" w:customStyle="1" w:styleId="author">
    <w:name w:val="author"/>
    <w:basedOn w:val="Normal"/>
    <w:next w:val="Normal"/>
    <w:rsid w:val="003F142C"/>
    <w:pPr>
      <w:overflowPunct w:val="0"/>
      <w:autoSpaceDE w:val="0"/>
      <w:autoSpaceDN w:val="0"/>
      <w:adjustRightInd w:val="0"/>
      <w:spacing w:after="220"/>
      <w:textAlignment w:val="baseline"/>
    </w:pPr>
    <w:rPr>
      <w:rFonts w:ascii="Times" w:hAnsi="Times"/>
      <w:szCs w:val="20"/>
      <w:lang w:eastAsia="de-DE"/>
    </w:rPr>
  </w:style>
  <w:style w:type="paragraph" w:customStyle="1" w:styleId="authorinfo">
    <w:name w:val="authorinfo"/>
    <w:basedOn w:val="Normal"/>
    <w:next w:val="Normal"/>
    <w:rsid w:val="003F142C"/>
    <w:pPr>
      <w:overflowPunct w:val="0"/>
      <w:autoSpaceDE w:val="0"/>
      <w:autoSpaceDN w:val="0"/>
      <w:adjustRightInd w:val="0"/>
      <w:spacing w:after="720"/>
      <w:textAlignment w:val="baseline"/>
    </w:pPr>
    <w:rPr>
      <w:rFonts w:ascii="Times" w:hAnsi="Times"/>
      <w:szCs w:val="20"/>
      <w:lang w:eastAsia="de-DE"/>
    </w:rPr>
  </w:style>
  <w:style w:type="character" w:customStyle="1" w:styleId="author-ref">
    <w:name w:val="author-ref"/>
    <w:basedOn w:val="DefaultParagraphFont"/>
    <w:rsid w:val="003F142C"/>
  </w:style>
  <w:style w:type="paragraph" w:customStyle="1" w:styleId="bl2">
    <w:name w:val="bl2"/>
    <w:basedOn w:val="Normal"/>
    <w:qFormat/>
    <w:rsid w:val="003F142C"/>
    <w:pPr>
      <w:numPr>
        <w:numId w:val="225"/>
      </w:numPr>
    </w:pPr>
  </w:style>
  <w:style w:type="paragraph" w:customStyle="1" w:styleId="BlurbBulletlist10">
    <w:name w:val="Blurb_Bulletlist1"/>
    <w:basedOn w:val="Normal"/>
    <w:qFormat/>
    <w:rsid w:val="003F142C"/>
    <w:pPr>
      <w:ind w:left="720" w:hanging="720"/>
    </w:pPr>
    <w:rPr>
      <w:rFonts w:ascii="Calibri" w:hAnsi="Calibri"/>
    </w:rPr>
  </w:style>
  <w:style w:type="paragraph" w:customStyle="1" w:styleId="BMIDX1">
    <w:name w:val="BM_IDX1"/>
    <w:uiPriority w:val="99"/>
    <w:rsid w:val="003F142C"/>
    <w:pPr>
      <w:widowControl w:val="0"/>
      <w:autoSpaceDE w:val="0"/>
      <w:autoSpaceDN w:val="0"/>
      <w:adjustRightInd w:val="0"/>
      <w:spacing w:line="480" w:lineRule="auto"/>
    </w:pPr>
    <w:rPr>
      <w:rFonts w:ascii="Times New Roman" w:eastAsia="Times New Roman" w:hAnsi="Times New Roman" w:cs="Times New Roman"/>
      <w:szCs w:val="22"/>
      <w:lang w:val="en-US"/>
    </w:rPr>
  </w:style>
  <w:style w:type="paragraph" w:customStyle="1" w:styleId="BNCont">
    <w:name w:val="BN_Cont"/>
    <w:basedOn w:val="Normal"/>
    <w:qFormat/>
    <w:rsid w:val="003F142C"/>
    <w:pPr>
      <w:widowControl w:val="0"/>
      <w:autoSpaceDE w:val="0"/>
      <w:autoSpaceDN w:val="0"/>
      <w:adjustRightInd w:val="0"/>
      <w:spacing w:before="7"/>
      <w:textAlignment w:val="center"/>
    </w:pPr>
    <w:rPr>
      <w:rFonts w:ascii="Arial Narrow" w:hAnsi="Arial Narrow" w:cs="ArialNarrow-Bold"/>
      <w:b/>
      <w:bCs/>
      <w:color w:val="000000"/>
      <w:szCs w:val="18"/>
    </w:rPr>
  </w:style>
  <w:style w:type="character" w:customStyle="1" w:styleId="bold">
    <w:name w:val="bold"/>
    <w:basedOn w:val="DefaultParagraphFont"/>
    <w:rsid w:val="003F142C"/>
  </w:style>
  <w:style w:type="paragraph" w:customStyle="1" w:styleId="Box1-NL1Source">
    <w:name w:val="Box1-NL1Source"/>
    <w:basedOn w:val="Normal"/>
    <w:uiPriority w:val="1"/>
    <w:qFormat/>
    <w:rsid w:val="003F142C"/>
    <w:pPr>
      <w:ind w:left="7200"/>
    </w:pPr>
  </w:style>
  <w:style w:type="paragraph" w:customStyle="1" w:styleId="BoxTableBodyLast">
    <w:name w:val="BoxTableBodyLast"/>
    <w:basedOn w:val="Normal"/>
    <w:uiPriority w:val="1"/>
    <w:qFormat/>
    <w:rsid w:val="003F142C"/>
  </w:style>
  <w:style w:type="paragraph" w:customStyle="1" w:styleId="BX1INLINE">
    <w:name w:val="BX1_INLINE"/>
    <w:basedOn w:val="Normal"/>
    <w:qFormat/>
    <w:rsid w:val="003F142C"/>
    <w:rPr>
      <w:rFonts w:ascii="Arial" w:hAnsi="Arial"/>
      <w:szCs w:val="20"/>
    </w:rPr>
  </w:style>
  <w:style w:type="character" w:customStyle="1" w:styleId="cAnnotationtext">
    <w:name w:val="cAnnotation_text"/>
    <w:rsid w:val="003F142C"/>
    <w:rPr>
      <w:rFonts w:ascii="Times New Roman" w:hAnsi="Times New Roman" w:cs="Times New Roman"/>
      <w:color w:val="auto"/>
      <w:sz w:val="24"/>
    </w:rPr>
  </w:style>
  <w:style w:type="paragraph" w:customStyle="1" w:styleId="CaseStudyAff">
    <w:name w:val="CaseStudyAff"/>
    <w:basedOn w:val="Box1Aff"/>
    <w:uiPriority w:val="1"/>
    <w:qFormat/>
    <w:rsid w:val="003F142C"/>
  </w:style>
  <w:style w:type="character" w:customStyle="1" w:styleId="CaseStudyNumber">
    <w:name w:val="CaseStudyNumber"/>
    <w:uiPriority w:val="1"/>
    <w:qFormat/>
    <w:rsid w:val="003F142C"/>
  </w:style>
  <w:style w:type="paragraph" w:customStyle="1" w:styleId="CaseStudy-Play">
    <w:name w:val="CaseStudy-Play"/>
    <w:basedOn w:val="CaseStudyPara"/>
    <w:uiPriority w:val="20"/>
    <w:qFormat/>
    <w:rsid w:val="003F142C"/>
  </w:style>
  <w:style w:type="paragraph" w:customStyle="1" w:styleId="CaseStudy-TableLc-AlphaList1">
    <w:name w:val="CaseStudy-TableLc-AlphaList1"/>
    <w:basedOn w:val="Normal"/>
    <w:uiPriority w:val="1"/>
    <w:qFormat/>
    <w:rsid w:val="003F142C"/>
    <w:pPr>
      <w:spacing w:after="0"/>
      <w:ind w:left="720" w:hanging="360"/>
    </w:pPr>
  </w:style>
  <w:style w:type="character" w:customStyle="1" w:styleId="chaptertitle0">
    <w:name w:val="chaptertitle"/>
    <w:basedOn w:val="DefaultParagraphFont"/>
    <w:rsid w:val="003F142C"/>
  </w:style>
  <w:style w:type="character" w:customStyle="1" w:styleId="cited-contentcbycitationarticle-contributors">
    <w:name w:val="cited-content_cbycitation_article-contributors"/>
    <w:basedOn w:val="DefaultParagraphFont"/>
    <w:rsid w:val="003F142C"/>
  </w:style>
  <w:style w:type="character" w:customStyle="1" w:styleId="cited-contentcbycitationarticle-title">
    <w:name w:val="cited-content_cbycitation_article-title"/>
    <w:basedOn w:val="DefaultParagraphFont"/>
    <w:rsid w:val="003F142C"/>
  </w:style>
  <w:style w:type="character" w:customStyle="1" w:styleId="cited-contentcbycitationjournal-name">
    <w:name w:val="cited-content_cbycitation_journal-name"/>
    <w:basedOn w:val="DefaultParagraphFont"/>
    <w:rsid w:val="003F142C"/>
  </w:style>
  <w:style w:type="paragraph" w:customStyle="1" w:styleId="CN">
    <w:name w:val="CN"/>
    <w:basedOn w:val="Normal"/>
    <w:uiPriority w:val="1"/>
    <w:qFormat/>
    <w:rsid w:val="003F142C"/>
    <w:rPr>
      <w:color w:val="FF0000"/>
      <w:sz w:val="48"/>
      <w:szCs w:val="48"/>
    </w:rPr>
  </w:style>
  <w:style w:type="paragraph" w:customStyle="1" w:styleId="CT">
    <w:name w:val="CT"/>
    <w:basedOn w:val="Normal"/>
    <w:uiPriority w:val="1"/>
    <w:qFormat/>
    <w:rsid w:val="003F142C"/>
    <w:rPr>
      <w:color w:val="00B050"/>
      <w:sz w:val="78"/>
      <w:szCs w:val="78"/>
    </w:rPr>
  </w:style>
  <w:style w:type="character" w:customStyle="1" w:styleId="Day">
    <w:name w:val="Day"/>
    <w:rsid w:val="003F142C"/>
    <w:rPr>
      <w:rFonts w:ascii="Times New Roman" w:hAnsi="Times New Roman" w:cs="Times New Roman"/>
      <w:b w:val="0"/>
      <w:i w:val="0"/>
      <w:caps w:val="0"/>
      <w:smallCaps w:val="0"/>
      <w:strike w:val="0"/>
      <w:color w:val="000000"/>
      <w:sz w:val="24"/>
      <w:u w:val="none"/>
      <w:shd w:val="clear" w:color="auto" w:fill="AFF5F7"/>
      <w:vertAlign w:val="baseline"/>
    </w:rPr>
  </w:style>
  <w:style w:type="paragraph" w:customStyle="1" w:styleId="Default">
    <w:name w:val="Default"/>
    <w:rsid w:val="003F142C"/>
    <w:pPr>
      <w:autoSpaceDE w:val="0"/>
      <w:autoSpaceDN w:val="0"/>
      <w:adjustRightInd w:val="0"/>
      <w:spacing w:line="480" w:lineRule="auto"/>
    </w:pPr>
    <w:rPr>
      <w:rFonts w:ascii="Times New Roman" w:eastAsia="Calibri" w:hAnsi="Times New Roman" w:cs="Times New Roman"/>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7058">
      <w:bodyDiv w:val="1"/>
      <w:marLeft w:val="0"/>
      <w:marRight w:val="0"/>
      <w:marTop w:val="0"/>
      <w:marBottom w:val="0"/>
      <w:divBdr>
        <w:top w:val="none" w:sz="0" w:space="0" w:color="auto"/>
        <w:left w:val="none" w:sz="0" w:space="0" w:color="auto"/>
        <w:bottom w:val="none" w:sz="0" w:space="0" w:color="auto"/>
        <w:right w:val="none" w:sz="0" w:space="0" w:color="auto"/>
      </w:divBdr>
    </w:div>
    <w:div w:id="4092029">
      <w:bodyDiv w:val="1"/>
      <w:marLeft w:val="0"/>
      <w:marRight w:val="0"/>
      <w:marTop w:val="0"/>
      <w:marBottom w:val="0"/>
      <w:divBdr>
        <w:top w:val="none" w:sz="0" w:space="0" w:color="auto"/>
        <w:left w:val="none" w:sz="0" w:space="0" w:color="auto"/>
        <w:bottom w:val="none" w:sz="0" w:space="0" w:color="auto"/>
        <w:right w:val="none" w:sz="0" w:space="0" w:color="auto"/>
      </w:divBdr>
    </w:div>
    <w:div w:id="9382169">
      <w:bodyDiv w:val="1"/>
      <w:marLeft w:val="0"/>
      <w:marRight w:val="0"/>
      <w:marTop w:val="0"/>
      <w:marBottom w:val="0"/>
      <w:divBdr>
        <w:top w:val="none" w:sz="0" w:space="0" w:color="auto"/>
        <w:left w:val="none" w:sz="0" w:space="0" w:color="auto"/>
        <w:bottom w:val="none" w:sz="0" w:space="0" w:color="auto"/>
        <w:right w:val="none" w:sz="0" w:space="0" w:color="auto"/>
      </w:divBdr>
    </w:div>
    <w:div w:id="9575803">
      <w:bodyDiv w:val="1"/>
      <w:marLeft w:val="0"/>
      <w:marRight w:val="0"/>
      <w:marTop w:val="0"/>
      <w:marBottom w:val="0"/>
      <w:divBdr>
        <w:top w:val="none" w:sz="0" w:space="0" w:color="auto"/>
        <w:left w:val="none" w:sz="0" w:space="0" w:color="auto"/>
        <w:bottom w:val="none" w:sz="0" w:space="0" w:color="auto"/>
        <w:right w:val="none" w:sz="0" w:space="0" w:color="auto"/>
      </w:divBdr>
    </w:div>
    <w:div w:id="13314270">
      <w:bodyDiv w:val="1"/>
      <w:marLeft w:val="0"/>
      <w:marRight w:val="0"/>
      <w:marTop w:val="0"/>
      <w:marBottom w:val="0"/>
      <w:divBdr>
        <w:top w:val="none" w:sz="0" w:space="0" w:color="auto"/>
        <w:left w:val="none" w:sz="0" w:space="0" w:color="auto"/>
        <w:bottom w:val="none" w:sz="0" w:space="0" w:color="auto"/>
        <w:right w:val="none" w:sz="0" w:space="0" w:color="auto"/>
      </w:divBdr>
      <w:divsChild>
        <w:div w:id="1898930453">
          <w:marLeft w:val="0"/>
          <w:marRight w:val="0"/>
          <w:marTop w:val="0"/>
          <w:marBottom w:val="0"/>
          <w:divBdr>
            <w:top w:val="none" w:sz="0" w:space="0" w:color="auto"/>
            <w:left w:val="none" w:sz="0" w:space="0" w:color="auto"/>
            <w:bottom w:val="none" w:sz="0" w:space="0" w:color="auto"/>
            <w:right w:val="none" w:sz="0" w:space="0" w:color="auto"/>
          </w:divBdr>
        </w:div>
      </w:divsChild>
    </w:div>
    <w:div w:id="30225880">
      <w:bodyDiv w:val="1"/>
      <w:marLeft w:val="0"/>
      <w:marRight w:val="0"/>
      <w:marTop w:val="0"/>
      <w:marBottom w:val="0"/>
      <w:divBdr>
        <w:top w:val="none" w:sz="0" w:space="0" w:color="auto"/>
        <w:left w:val="none" w:sz="0" w:space="0" w:color="auto"/>
        <w:bottom w:val="none" w:sz="0" w:space="0" w:color="auto"/>
        <w:right w:val="none" w:sz="0" w:space="0" w:color="auto"/>
      </w:divBdr>
    </w:div>
    <w:div w:id="56443085">
      <w:bodyDiv w:val="1"/>
      <w:marLeft w:val="0"/>
      <w:marRight w:val="0"/>
      <w:marTop w:val="0"/>
      <w:marBottom w:val="0"/>
      <w:divBdr>
        <w:top w:val="none" w:sz="0" w:space="0" w:color="auto"/>
        <w:left w:val="none" w:sz="0" w:space="0" w:color="auto"/>
        <w:bottom w:val="none" w:sz="0" w:space="0" w:color="auto"/>
        <w:right w:val="none" w:sz="0" w:space="0" w:color="auto"/>
      </w:divBdr>
    </w:div>
    <w:div w:id="61098654">
      <w:bodyDiv w:val="1"/>
      <w:marLeft w:val="0"/>
      <w:marRight w:val="0"/>
      <w:marTop w:val="0"/>
      <w:marBottom w:val="0"/>
      <w:divBdr>
        <w:top w:val="none" w:sz="0" w:space="0" w:color="auto"/>
        <w:left w:val="none" w:sz="0" w:space="0" w:color="auto"/>
        <w:bottom w:val="none" w:sz="0" w:space="0" w:color="auto"/>
        <w:right w:val="none" w:sz="0" w:space="0" w:color="auto"/>
      </w:divBdr>
    </w:div>
    <w:div w:id="94594939">
      <w:bodyDiv w:val="1"/>
      <w:marLeft w:val="0"/>
      <w:marRight w:val="0"/>
      <w:marTop w:val="0"/>
      <w:marBottom w:val="0"/>
      <w:divBdr>
        <w:top w:val="none" w:sz="0" w:space="0" w:color="auto"/>
        <w:left w:val="none" w:sz="0" w:space="0" w:color="auto"/>
        <w:bottom w:val="none" w:sz="0" w:space="0" w:color="auto"/>
        <w:right w:val="none" w:sz="0" w:space="0" w:color="auto"/>
      </w:divBdr>
    </w:div>
    <w:div w:id="102959657">
      <w:bodyDiv w:val="1"/>
      <w:marLeft w:val="0"/>
      <w:marRight w:val="0"/>
      <w:marTop w:val="0"/>
      <w:marBottom w:val="0"/>
      <w:divBdr>
        <w:top w:val="none" w:sz="0" w:space="0" w:color="auto"/>
        <w:left w:val="none" w:sz="0" w:space="0" w:color="auto"/>
        <w:bottom w:val="none" w:sz="0" w:space="0" w:color="auto"/>
        <w:right w:val="none" w:sz="0" w:space="0" w:color="auto"/>
      </w:divBdr>
    </w:div>
    <w:div w:id="105972521">
      <w:bodyDiv w:val="1"/>
      <w:marLeft w:val="0"/>
      <w:marRight w:val="0"/>
      <w:marTop w:val="0"/>
      <w:marBottom w:val="0"/>
      <w:divBdr>
        <w:top w:val="none" w:sz="0" w:space="0" w:color="auto"/>
        <w:left w:val="none" w:sz="0" w:space="0" w:color="auto"/>
        <w:bottom w:val="none" w:sz="0" w:space="0" w:color="auto"/>
        <w:right w:val="none" w:sz="0" w:space="0" w:color="auto"/>
      </w:divBdr>
    </w:div>
    <w:div w:id="113401668">
      <w:bodyDiv w:val="1"/>
      <w:marLeft w:val="0"/>
      <w:marRight w:val="0"/>
      <w:marTop w:val="0"/>
      <w:marBottom w:val="0"/>
      <w:divBdr>
        <w:top w:val="none" w:sz="0" w:space="0" w:color="auto"/>
        <w:left w:val="none" w:sz="0" w:space="0" w:color="auto"/>
        <w:bottom w:val="none" w:sz="0" w:space="0" w:color="auto"/>
        <w:right w:val="none" w:sz="0" w:space="0" w:color="auto"/>
      </w:divBdr>
    </w:div>
    <w:div w:id="131487965">
      <w:bodyDiv w:val="1"/>
      <w:marLeft w:val="0"/>
      <w:marRight w:val="0"/>
      <w:marTop w:val="0"/>
      <w:marBottom w:val="0"/>
      <w:divBdr>
        <w:top w:val="none" w:sz="0" w:space="0" w:color="auto"/>
        <w:left w:val="none" w:sz="0" w:space="0" w:color="auto"/>
        <w:bottom w:val="none" w:sz="0" w:space="0" w:color="auto"/>
        <w:right w:val="none" w:sz="0" w:space="0" w:color="auto"/>
      </w:divBdr>
    </w:div>
    <w:div w:id="166135844">
      <w:bodyDiv w:val="1"/>
      <w:marLeft w:val="0"/>
      <w:marRight w:val="0"/>
      <w:marTop w:val="0"/>
      <w:marBottom w:val="0"/>
      <w:divBdr>
        <w:top w:val="none" w:sz="0" w:space="0" w:color="auto"/>
        <w:left w:val="none" w:sz="0" w:space="0" w:color="auto"/>
        <w:bottom w:val="none" w:sz="0" w:space="0" w:color="auto"/>
        <w:right w:val="none" w:sz="0" w:space="0" w:color="auto"/>
      </w:divBdr>
    </w:div>
    <w:div w:id="199822476">
      <w:bodyDiv w:val="1"/>
      <w:marLeft w:val="0"/>
      <w:marRight w:val="0"/>
      <w:marTop w:val="0"/>
      <w:marBottom w:val="0"/>
      <w:divBdr>
        <w:top w:val="none" w:sz="0" w:space="0" w:color="auto"/>
        <w:left w:val="none" w:sz="0" w:space="0" w:color="auto"/>
        <w:bottom w:val="none" w:sz="0" w:space="0" w:color="auto"/>
        <w:right w:val="none" w:sz="0" w:space="0" w:color="auto"/>
      </w:divBdr>
    </w:div>
    <w:div w:id="227496216">
      <w:bodyDiv w:val="1"/>
      <w:marLeft w:val="0"/>
      <w:marRight w:val="0"/>
      <w:marTop w:val="0"/>
      <w:marBottom w:val="0"/>
      <w:divBdr>
        <w:top w:val="none" w:sz="0" w:space="0" w:color="auto"/>
        <w:left w:val="none" w:sz="0" w:space="0" w:color="auto"/>
        <w:bottom w:val="none" w:sz="0" w:space="0" w:color="auto"/>
        <w:right w:val="none" w:sz="0" w:space="0" w:color="auto"/>
      </w:divBdr>
    </w:div>
    <w:div w:id="246889821">
      <w:bodyDiv w:val="1"/>
      <w:marLeft w:val="0"/>
      <w:marRight w:val="0"/>
      <w:marTop w:val="0"/>
      <w:marBottom w:val="0"/>
      <w:divBdr>
        <w:top w:val="none" w:sz="0" w:space="0" w:color="auto"/>
        <w:left w:val="none" w:sz="0" w:space="0" w:color="auto"/>
        <w:bottom w:val="none" w:sz="0" w:space="0" w:color="auto"/>
        <w:right w:val="none" w:sz="0" w:space="0" w:color="auto"/>
      </w:divBdr>
    </w:div>
    <w:div w:id="263617415">
      <w:bodyDiv w:val="1"/>
      <w:marLeft w:val="0"/>
      <w:marRight w:val="0"/>
      <w:marTop w:val="0"/>
      <w:marBottom w:val="0"/>
      <w:divBdr>
        <w:top w:val="none" w:sz="0" w:space="0" w:color="auto"/>
        <w:left w:val="none" w:sz="0" w:space="0" w:color="auto"/>
        <w:bottom w:val="none" w:sz="0" w:space="0" w:color="auto"/>
        <w:right w:val="none" w:sz="0" w:space="0" w:color="auto"/>
      </w:divBdr>
    </w:div>
    <w:div w:id="268782055">
      <w:bodyDiv w:val="1"/>
      <w:marLeft w:val="0"/>
      <w:marRight w:val="0"/>
      <w:marTop w:val="0"/>
      <w:marBottom w:val="0"/>
      <w:divBdr>
        <w:top w:val="none" w:sz="0" w:space="0" w:color="auto"/>
        <w:left w:val="none" w:sz="0" w:space="0" w:color="auto"/>
        <w:bottom w:val="none" w:sz="0" w:space="0" w:color="auto"/>
        <w:right w:val="none" w:sz="0" w:space="0" w:color="auto"/>
      </w:divBdr>
    </w:div>
    <w:div w:id="278534419">
      <w:bodyDiv w:val="1"/>
      <w:marLeft w:val="0"/>
      <w:marRight w:val="0"/>
      <w:marTop w:val="0"/>
      <w:marBottom w:val="0"/>
      <w:divBdr>
        <w:top w:val="none" w:sz="0" w:space="0" w:color="auto"/>
        <w:left w:val="none" w:sz="0" w:space="0" w:color="auto"/>
        <w:bottom w:val="none" w:sz="0" w:space="0" w:color="auto"/>
        <w:right w:val="none" w:sz="0" w:space="0" w:color="auto"/>
      </w:divBdr>
    </w:div>
    <w:div w:id="335689685">
      <w:bodyDiv w:val="1"/>
      <w:marLeft w:val="0"/>
      <w:marRight w:val="0"/>
      <w:marTop w:val="0"/>
      <w:marBottom w:val="0"/>
      <w:divBdr>
        <w:top w:val="none" w:sz="0" w:space="0" w:color="auto"/>
        <w:left w:val="none" w:sz="0" w:space="0" w:color="auto"/>
        <w:bottom w:val="none" w:sz="0" w:space="0" w:color="auto"/>
        <w:right w:val="none" w:sz="0" w:space="0" w:color="auto"/>
      </w:divBdr>
    </w:div>
    <w:div w:id="339163284">
      <w:bodyDiv w:val="1"/>
      <w:marLeft w:val="0"/>
      <w:marRight w:val="0"/>
      <w:marTop w:val="0"/>
      <w:marBottom w:val="0"/>
      <w:divBdr>
        <w:top w:val="none" w:sz="0" w:space="0" w:color="auto"/>
        <w:left w:val="none" w:sz="0" w:space="0" w:color="auto"/>
        <w:bottom w:val="none" w:sz="0" w:space="0" w:color="auto"/>
        <w:right w:val="none" w:sz="0" w:space="0" w:color="auto"/>
      </w:divBdr>
    </w:div>
    <w:div w:id="348798570">
      <w:bodyDiv w:val="1"/>
      <w:marLeft w:val="0"/>
      <w:marRight w:val="0"/>
      <w:marTop w:val="0"/>
      <w:marBottom w:val="0"/>
      <w:divBdr>
        <w:top w:val="none" w:sz="0" w:space="0" w:color="auto"/>
        <w:left w:val="none" w:sz="0" w:space="0" w:color="auto"/>
        <w:bottom w:val="none" w:sz="0" w:space="0" w:color="auto"/>
        <w:right w:val="none" w:sz="0" w:space="0" w:color="auto"/>
      </w:divBdr>
      <w:divsChild>
        <w:div w:id="793332745">
          <w:marLeft w:val="0"/>
          <w:marRight w:val="0"/>
          <w:marTop w:val="0"/>
          <w:marBottom w:val="0"/>
          <w:divBdr>
            <w:top w:val="none" w:sz="0" w:space="0" w:color="auto"/>
            <w:left w:val="none" w:sz="0" w:space="0" w:color="auto"/>
            <w:bottom w:val="none" w:sz="0" w:space="0" w:color="auto"/>
            <w:right w:val="none" w:sz="0" w:space="0" w:color="auto"/>
          </w:divBdr>
          <w:divsChild>
            <w:div w:id="1917862531">
              <w:marLeft w:val="0"/>
              <w:marRight w:val="0"/>
              <w:marTop w:val="0"/>
              <w:marBottom w:val="0"/>
              <w:divBdr>
                <w:top w:val="none" w:sz="0" w:space="0" w:color="auto"/>
                <w:left w:val="none" w:sz="0" w:space="0" w:color="auto"/>
                <w:bottom w:val="none" w:sz="0" w:space="0" w:color="auto"/>
                <w:right w:val="none" w:sz="0" w:space="0" w:color="auto"/>
              </w:divBdr>
              <w:divsChild>
                <w:div w:id="7261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63352">
      <w:bodyDiv w:val="1"/>
      <w:marLeft w:val="0"/>
      <w:marRight w:val="0"/>
      <w:marTop w:val="0"/>
      <w:marBottom w:val="0"/>
      <w:divBdr>
        <w:top w:val="none" w:sz="0" w:space="0" w:color="auto"/>
        <w:left w:val="none" w:sz="0" w:space="0" w:color="auto"/>
        <w:bottom w:val="none" w:sz="0" w:space="0" w:color="auto"/>
        <w:right w:val="none" w:sz="0" w:space="0" w:color="auto"/>
      </w:divBdr>
    </w:div>
    <w:div w:id="390272765">
      <w:bodyDiv w:val="1"/>
      <w:marLeft w:val="0"/>
      <w:marRight w:val="0"/>
      <w:marTop w:val="0"/>
      <w:marBottom w:val="0"/>
      <w:divBdr>
        <w:top w:val="none" w:sz="0" w:space="0" w:color="auto"/>
        <w:left w:val="none" w:sz="0" w:space="0" w:color="auto"/>
        <w:bottom w:val="none" w:sz="0" w:space="0" w:color="auto"/>
        <w:right w:val="none" w:sz="0" w:space="0" w:color="auto"/>
      </w:divBdr>
    </w:div>
    <w:div w:id="433861512">
      <w:bodyDiv w:val="1"/>
      <w:marLeft w:val="0"/>
      <w:marRight w:val="0"/>
      <w:marTop w:val="0"/>
      <w:marBottom w:val="0"/>
      <w:divBdr>
        <w:top w:val="none" w:sz="0" w:space="0" w:color="auto"/>
        <w:left w:val="none" w:sz="0" w:space="0" w:color="auto"/>
        <w:bottom w:val="none" w:sz="0" w:space="0" w:color="auto"/>
        <w:right w:val="none" w:sz="0" w:space="0" w:color="auto"/>
      </w:divBdr>
    </w:div>
    <w:div w:id="467600114">
      <w:bodyDiv w:val="1"/>
      <w:marLeft w:val="0"/>
      <w:marRight w:val="0"/>
      <w:marTop w:val="0"/>
      <w:marBottom w:val="0"/>
      <w:divBdr>
        <w:top w:val="none" w:sz="0" w:space="0" w:color="auto"/>
        <w:left w:val="none" w:sz="0" w:space="0" w:color="auto"/>
        <w:bottom w:val="none" w:sz="0" w:space="0" w:color="auto"/>
        <w:right w:val="none" w:sz="0" w:space="0" w:color="auto"/>
      </w:divBdr>
    </w:div>
    <w:div w:id="474447138">
      <w:bodyDiv w:val="1"/>
      <w:marLeft w:val="0"/>
      <w:marRight w:val="0"/>
      <w:marTop w:val="0"/>
      <w:marBottom w:val="0"/>
      <w:divBdr>
        <w:top w:val="none" w:sz="0" w:space="0" w:color="auto"/>
        <w:left w:val="none" w:sz="0" w:space="0" w:color="auto"/>
        <w:bottom w:val="none" w:sz="0" w:space="0" w:color="auto"/>
        <w:right w:val="none" w:sz="0" w:space="0" w:color="auto"/>
      </w:divBdr>
    </w:div>
    <w:div w:id="532810483">
      <w:bodyDiv w:val="1"/>
      <w:marLeft w:val="0"/>
      <w:marRight w:val="0"/>
      <w:marTop w:val="0"/>
      <w:marBottom w:val="0"/>
      <w:divBdr>
        <w:top w:val="none" w:sz="0" w:space="0" w:color="auto"/>
        <w:left w:val="none" w:sz="0" w:space="0" w:color="auto"/>
        <w:bottom w:val="none" w:sz="0" w:space="0" w:color="auto"/>
        <w:right w:val="none" w:sz="0" w:space="0" w:color="auto"/>
      </w:divBdr>
    </w:div>
    <w:div w:id="539318441">
      <w:bodyDiv w:val="1"/>
      <w:marLeft w:val="0"/>
      <w:marRight w:val="0"/>
      <w:marTop w:val="0"/>
      <w:marBottom w:val="0"/>
      <w:divBdr>
        <w:top w:val="none" w:sz="0" w:space="0" w:color="auto"/>
        <w:left w:val="none" w:sz="0" w:space="0" w:color="auto"/>
        <w:bottom w:val="none" w:sz="0" w:space="0" w:color="auto"/>
        <w:right w:val="none" w:sz="0" w:space="0" w:color="auto"/>
      </w:divBdr>
    </w:div>
    <w:div w:id="548345209">
      <w:bodyDiv w:val="1"/>
      <w:marLeft w:val="0"/>
      <w:marRight w:val="0"/>
      <w:marTop w:val="0"/>
      <w:marBottom w:val="0"/>
      <w:divBdr>
        <w:top w:val="none" w:sz="0" w:space="0" w:color="auto"/>
        <w:left w:val="none" w:sz="0" w:space="0" w:color="auto"/>
        <w:bottom w:val="none" w:sz="0" w:space="0" w:color="auto"/>
        <w:right w:val="none" w:sz="0" w:space="0" w:color="auto"/>
      </w:divBdr>
    </w:div>
    <w:div w:id="552816448">
      <w:bodyDiv w:val="1"/>
      <w:marLeft w:val="0"/>
      <w:marRight w:val="0"/>
      <w:marTop w:val="0"/>
      <w:marBottom w:val="0"/>
      <w:divBdr>
        <w:top w:val="none" w:sz="0" w:space="0" w:color="auto"/>
        <w:left w:val="none" w:sz="0" w:space="0" w:color="auto"/>
        <w:bottom w:val="none" w:sz="0" w:space="0" w:color="auto"/>
        <w:right w:val="none" w:sz="0" w:space="0" w:color="auto"/>
      </w:divBdr>
    </w:div>
    <w:div w:id="597181887">
      <w:bodyDiv w:val="1"/>
      <w:marLeft w:val="0"/>
      <w:marRight w:val="0"/>
      <w:marTop w:val="0"/>
      <w:marBottom w:val="0"/>
      <w:divBdr>
        <w:top w:val="none" w:sz="0" w:space="0" w:color="auto"/>
        <w:left w:val="none" w:sz="0" w:space="0" w:color="auto"/>
        <w:bottom w:val="none" w:sz="0" w:space="0" w:color="auto"/>
        <w:right w:val="none" w:sz="0" w:space="0" w:color="auto"/>
      </w:divBdr>
    </w:div>
    <w:div w:id="625310741">
      <w:bodyDiv w:val="1"/>
      <w:marLeft w:val="0"/>
      <w:marRight w:val="0"/>
      <w:marTop w:val="0"/>
      <w:marBottom w:val="0"/>
      <w:divBdr>
        <w:top w:val="none" w:sz="0" w:space="0" w:color="auto"/>
        <w:left w:val="none" w:sz="0" w:space="0" w:color="auto"/>
        <w:bottom w:val="none" w:sz="0" w:space="0" w:color="auto"/>
        <w:right w:val="none" w:sz="0" w:space="0" w:color="auto"/>
      </w:divBdr>
    </w:div>
    <w:div w:id="671448263">
      <w:bodyDiv w:val="1"/>
      <w:marLeft w:val="0"/>
      <w:marRight w:val="0"/>
      <w:marTop w:val="0"/>
      <w:marBottom w:val="0"/>
      <w:divBdr>
        <w:top w:val="none" w:sz="0" w:space="0" w:color="auto"/>
        <w:left w:val="none" w:sz="0" w:space="0" w:color="auto"/>
        <w:bottom w:val="none" w:sz="0" w:space="0" w:color="auto"/>
        <w:right w:val="none" w:sz="0" w:space="0" w:color="auto"/>
      </w:divBdr>
    </w:div>
    <w:div w:id="677854899">
      <w:bodyDiv w:val="1"/>
      <w:marLeft w:val="0"/>
      <w:marRight w:val="0"/>
      <w:marTop w:val="0"/>
      <w:marBottom w:val="0"/>
      <w:divBdr>
        <w:top w:val="none" w:sz="0" w:space="0" w:color="auto"/>
        <w:left w:val="none" w:sz="0" w:space="0" w:color="auto"/>
        <w:bottom w:val="none" w:sz="0" w:space="0" w:color="auto"/>
        <w:right w:val="none" w:sz="0" w:space="0" w:color="auto"/>
      </w:divBdr>
    </w:div>
    <w:div w:id="683870384">
      <w:bodyDiv w:val="1"/>
      <w:marLeft w:val="0"/>
      <w:marRight w:val="0"/>
      <w:marTop w:val="0"/>
      <w:marBottom w:val="0"/>
      <w:divBdr>
        <w:top w:val="none" w:sz="0" w:space="0" w:color="auto"/>
        <w:left w:val="none" w:sz="0" w:space="0" w:color="auto"/>
        <w:bottom w:val="none" w:sz="0" w:space="0" w:color="auto"/>
        <w:right w:val="none" w:sz="0" w:space="0" w:color="auto"/>
      </w:divBdr>
    </w:div>
    <w:div w:id="722220841">
      <w:bodyDiv w:val="1"/>
      <w:marLeft w:val="0"/>
      <w:marRight w:val="0"/>
      <w:marTop w:val="0"/>
      <w:marBottom w:val="0"/>
      <w:divBdr>
        <w:top w:val="none" w:sz="0" w:space="0" w:color="auto"/>
        <w:left w:val="none" w:sz="0" w:space="0" w:color="auto"/>
        <w:bottom w:val="none" w:sz="0" w:space="0" w:color="auto"/>
        <w:right w:val="none" w:sz="0" w:space="0" w:color="auto"/>
      </w:divBdr>
    </w:div>
    <w:div w:id="768742128">
      <w:bodyDiv w:val="1"/>
      <w:marLeft w:val="0"/>
      <w:marRight w:val="0"/>
      <w:marTop w:val="0"/>
      <w:marBottom w:val="0"/>
      <w:divBdr>
        <w:top w:val="none" w:sz="0" w:space="0" w:color="auto"/>
        <w:left w:val="none" w:sz="0" w:space="0" w:color="auto"/>
        <w:bottom w:val="none" w:sz="0" w:space="0" w:color="auto"/>
        <w:right w:val="none" w:sz="0" w:space="0" w:color="auto"/>
      </w:divBdr>
    </w:div>
    <w:div w:id="786240266">
      <w:bodyDiv w:val="1"/>
      <w:marLeft w:val="0"/>
      <w:marRight w:val="0"/>
      <w:marTop w:val="0"/>
      <w:marBottom w:val="0"/>
      <w:divBdr>
        <w:top w:val="none" w:sz="0" w:space="0" w:color="auto"/>
        <w:left w:val="none" w:sz="0" w:space="0" w:color="auto"/>
        <w:bottom w:val="none" w:sz="0" w:space="0" w:color="auto"/>
        <w:right w:val="none" w:sz="0" w:space="0" w:color="auto"/>
      </w:divBdr>
    </w:div>
    <w:div w:id="802045264">
      <w:bodyDiv w:val="1"/>
      <w:marLeft w:val="0"/>
      <w:marRight w:val="0"/>
      <w:marTop w:val="0"/>
      <w:marBottom w:val="0"/>
      <w:divBdr>
        <w:top w:val="none" w:sz="0" w:space="0" w:color="auto"/>
        <w:left w:val="none" w:sz="0" w:space="0" w:color="auto"/>
        <w:bottom w:val="none" w:sz="0" w:space="0" w:color="auto"/>
        <w:right w:val="none" w:sz="0" w:space="0" w:color="auto"/>
      </w:divBdr>
    </w:div>
    <w:div w:id="823619699">
      <w:bodyDiv w:val="1"/>
      <w:marLeft w:val="0"/>
      <w:marRight w:val="0"/>
      <w:marTop w:val="0"/>
      <w:marBottom w:val="0"/>
      <w:divBdr>
        <w:top w:val="none" w:sz="0" w:space="0" w:color="auto"/>
        <w:left w:val="none" w:sz="0" w:space="0" w:color="auto"/>
        <w:bottom w:val="none" w:sz="0" w:space="0" w:color="auto"/>
        <w:right w:val="none" w:sz="0" w:space="0" w:color="auto"/>
      </w:divBdr>
    </w:div>
    <w:div w:id="850266118">
      <w:bodyDiv w:val="1"/>
      <w:marLeft w:val="0"/>
      <w:marRight w:val="0"/>
      <w:marTop w:val="0"/>
      <w:marBottom w:val="0"/>
      <w:divBdr>
        <w:top w:val="none" w:sz="0" w:space="0" w:color="auto"/>
        <w:left w:val="none" w:sz="0" w:space="0" w:color="auto"/>
        <w:bottom w:val="none" w:sz="0" w:space="0" w:color="auto"/>
        <w:right w:val="none" w:sz="0" w:space="0" w:color="auto"/>
      </w:divBdr>
    </w:div>
    <w:div w:id="891622472">
      <w:bodyDiv w:val="1"/>
      <w:marLeft w:val="0"/>
      <w:marRight w:val="0"/>
      <w:marTop w:val="0"/>
      <w:marBottom w:val="0"/>
      <w:divBdr>
        <w:top w:val="none" w:sz="0" w:space="0" w:color="auto"/>
        <w:left w:val="none" w:sz="0" w:space="0" w:color="auto"/>
        <w:bottom w:val="none" w:sz="0" w:space="0" w:color="auto"/>
        <w:right w:val="none" w:sz="0" w:space="0" w:color="auto"/>
      </w:divBdr>
    </w:div>
    <w:div w:id="902718104">
      <w:bodyDiv w:val="1"/>
      <w:marLeft w:val="0"/>
      <w:marRight w:val="0"/>
      <w:marTop w:val="0"/>
      <w:marBottom w:val="0"/>
      <w:divBdr>
        <w:top w:val="none" w:sz="0" w:space="0" w:color="auto"/>
        <w:left w:val="none" w:sz="0" w:space="0" w:color="auto"/>
        <w:bottom w:val="none" w:sz="0" w:space="0" w:color="auto"/>
        <w:right w:val="none" w:sz="0" w:space="0" w:color="auto"/>
      </w:divBdr>
      <w:divsChild>
        <w:div w:id="520052585">
          <w:marLeft w:val="418"/>
          <w:marRight w:val="0"/>
          <w:marTop w:val="134"/>
          <w:marBottom w:val="120"/>
          <w:divBdr>
            <w:top w:val="none" w:sz="0" w:space="0" w:color="auto"/>
            <w:left w:val="none" w:sz="0" w:space="0" w:color="auto"/>
            <w:bottom w:val="none" w:sz="0" w:space="0" w:color="auto"/>
            <w:right w:val="none" w:sz="0" w:space="0" w:color="auto"/>
          </w:divBdr>
        </w:div>
        <w:div w:id="1913654887">
          <w:marLeft w:val="418"/>
          <w:marRight w:val="0"/>
          <w:marTop w:val="134"/>
          <w:marBottom w:val="120"/>
          <w:divBdr>
            <w:top w:val="none" w:sz="0" w:space="0" w:color="auto"/>
            <w:left w:val="none" w:sz="0" w:space="0" w:color="auto"/>
            <w:bottom w:val="none" w:sz="0" w:space="0" w:color="auto"/>
            <w:right w:val="none" w:sz="0" w:space="0" w:color="auto"/>
          </w:divBdr>
        </w:div>
        <w:div w:id="1645089095">
          <w:marLeft w:val="418"/>
          <w:marRight w:val="0"/>
          <w:marTop w:val="134"/>
          <w:marBottom w:val="120"/>
          <w:divBdr>
            <w:top w:val="none" w:sz="0" w:space="0" w:color="auto"/>
            <w:left w:val="none" w:sz="0" w:space="0" w:color="auto"/>
            <w:bottom w:val="none" w:sz="0" w:space="0" w:color="auto"/>
            <w:right w:val="none" w:sz="0" w:space="0" w:color="auto"/>
          </w:divBdr>
        </w:div>
        <w:div w:id="509876691">
          <w:marLeft w:val="418"/>
          <w:marRight w:val="0"/>
          <w:marTop w:val="134"/>
          <w:marBottom w:val="120"/>
          <w:divBdr>
            <w:top w:val="none" w:sz="0" w:space="0" w:color="auto"/>
            <w:left w:val="none" w:sz="0" w:space="0" w:color="auto"/>
            <w:bottom w:val="none" w:sz="0" w:space="0" w:color="auto"/>
            <w:right w:val="none" w:sz="0" w:space="0" w:color="auto"/>
          </w:divBdr>
        </w:div>
      </w:divsChild>
    </w:div>
    <w:div w:id="941298595">
      <w:bodyDiv w:val="1"/>
      <w:marLeft w:val="0"/>
      <w:marRight w:val="0"/>
      <w:marTop w:val="0"/>
      <w:marBottom w:val="0"/>
      <w:divBdr>
        <w:top w:val="none" w:sz="0" w:space="0" w:color="auto"/>
        <w:left w:val="none" w:sz="0" w:space="0" w:color="auto"/>
        <w:bottom w:val="none" w:sz="0" w:space="0" w:color="auto"/>
        <w:right w:val="none" w:sz="0" w:space="0" w:color="auto"/>
      </w:divBdr>
      <w:divsChild>
        <w:div w:id="388115350">
          <w:marLeft w:val="0"/>
          <w:marRight w:val="0"/>
          <w:marTop w:val="0"/>
          <w:marBottom w:val="0"/>
          <w:divBdr>
            <w:top w:val="none" w:sz="0" w:space="0" w:color="auto"/>
            <w:left w:val="none" w:sz="0" w:space="0" w:color="auto"/>
            <w:bottom w:val="none" w:sz="0" w:space="0" w:color="auto"/>
            <w:right w:val="none" w:sz="0" w:space="0" w:color="auto"/>
          </w:divBdr>
        </w:div>
      </w:divsChild>
    </w:div>
    <w:div w:id="951211515">
      <w:bodyDiv w:val="1"/>
      <w:marLeft w:val="0"/>
      <w:marRight w:val="0"/>
      <w:marTop w:val="0"/>
      <w:marBottom w:val="0"/>
      <w:divBdr>
        <w:top w:val="none" w:sz="0" w:space="0" w:color="auto"/>
        <w:left w:val="none" w:sz="0" w:space="0" w:color="auto"/>
        <w:bottom w:val="none" w:sz="0" w:space="0" w:color="auto"/>
        <w:right w:val="none" w:sz="0" w:space="0" w:color="auto"/>
      </w:divBdr>
    </w:div>
    <w:div w:id="972560315">
      <w:bodyDiv w:val="1"/>
      <w:marLeft w:val="0"/>
      <w:marRight w:val="0"/>
      <w:marTop w:val="0"/>
      <w:marBottom w:val="0"/>
      <w:divBdr>
        <w:top w:val="none" w:sz="0" w:space="0" w:color="auto"/>
        <w:left w:val="none" w:sz="0" w:space="0" w:color="auto"/>
        <w:bottom w:val="none" w:sz="0" w:space="0" w:color="auto"/>
        <w:right w:val="none" w:sz="0" w:space="0" w:color="auto"/>
      </w:divBdr>
    </w:div>
    <w:div w:id="982779380">
      <w:bodyDiv w:val="1"/>
      <w:marLeft w:val="0"/>
      <w:marRight w:val="0"/>
      <w:marTop w:val="0"/>
      <w:marBottom w:val="0"/>
      <w:divBdr>
        <w:top w:val="none" w:sz="0" w:space="0" w:color="auto"/>
        <w:left w:val="none" w:sz="0" w:space="0" w:color="auto"/>
        <w:bottom w:val="none" w:sz="0" w:space="0" w:color="auto"/>
        <w:right w:val="none" w:sz="0" w:space="0" w:color="auto"/>
      </w:divBdr>
    </w:div>
    <w:div w:id="1000888092">
      <w:bodyDiv w:val="1"/>
      <w:marLeft w:val="0"/>
      <w:marRight w:val="0"/>
      <w:marTop w:val="0"/>
      <w:marBottom w:val="0"/>
      <w:divBdr>
        <w:top w:val="none" w:sz="0" w:space="0" w:color="auto"/>
        <w:left w:val="none" w:sz="0" w:space="0" w:color="auto"/>
        <w:bottom w:val="none" w:sz="0" w:space="0" w:color="auto"/>
        <w:right w:val="none" w:sz="0" w:space="0" w:color="auto"/>
      </w:divBdr>
    </w:div>
    <w:div w:id="1028718999">
      <w:bodyDiv w:val="1"/>
      <w:marLeft w:val="0"/>
      <w:marRight w:val="0"/>
      <w:marTop w:val="0"/>
      <w:marBottom w:val="0"/>
      <w:divBdr>
        <w:top w:val="none" w:sz="0" w:space="0" w:color="auto"/>
        <w:left w:val="none" w:sz="0" w:space="0" w:color="auto"/>
        <w:bottom w:val="none" w:sz="0" w:space="0" w:color="auto"/>
        <w:right w:val="none" w:sz="0" w:space="0" w:color="auto"/>
      </w:divBdr>
    </w:div>
    <w:div w:id="1081222325">
      <w:bodyDiv w:val="1"/>
      <w:marLeft w:val="0"/>
      <w:marRight w:val="0"/>
      <w:marTop w:val="0"/>
      <w:marBottom w:val="0"/>
      <w:divBdr>
        <w:top w:val="none" w:sz="0" w:space="0" w:color="auto"/>
        <w:left w:val="none" w:sz="0" w:space="0" w:color="auto"/>
        <w:bottom w:val="none" w:sz="0" w:space="0" w:color="auto"/>
        <w:right w:val="none" w:sz="0" w:space="0" w:color="auto"/>
      </w:divBdr>
    </w:div>
    <w:div w:id="1083643611">
      <w:bodyDiv w:val="1"/>
      <w:marLeft w:val="0"/>
      <w:marRight w:val="0"/>
      <w:marTop w:val="0"/>
      <w:marBottom w:val="0"/>
      <w:divBdr>
        <w:top w:val="none" w:sz="0" w:space="0" w:color="auto"/>
        <w:left w:val="none" w:sz="0" w:space="0" w:color="auto"/>
        <w:bottom w:val="none" w:sz="0" w:space="0" w:color="auto"/>
        <w:right w:val="none" w:sz="0" w:space="0" w:color="auto"/>
      </w:divBdr>
    </w:div>
    <w:div w:id="1110929067">
      <w:bodyDiv w:val="1"/>
      <w:marLeft w:val="0"/>
      <w:marRight w:val="0"/>
      <w:marTop w:val="0"/>
      <w:marBottom w:val="0"/>
      <w:divBdr>
        <w:top w:val="none" w:sz="0" w:space="0" w:color="auto"/>
        <w:left w:val="none" w:sz="0" w:space="0" w:color="auto"/>
        <w:bottom w:val="none" w:sz="0" w:space="0" w:color="auto"/>
        <w:right w:val="none" w:sz="0" w:space="0" w:color="auto"/>
      </w:divBdr>
    </w:div>
    <w:div w:id="1154562595">
      <w:bodyDiv w:val="1"/>
      <w:marLeft w:val="0"/>
      <w:marRight w:val="0"/>
      <w:marTop w:val="0"/>
      <w:marBottom w:val="0"/>
      <w:divBdr>
        <w:top w:val="none" w:sz="0" w:space="0" w:color="auto"/>
        <w:left w:val="none" w:sz="0" w:space="0" w:color="auto"/>
        <w:bottom w:val="none" w:sz="0" w:space="0" w:color="auto"/>
        <w:right w:val="none" w:sz="0" w:space="0" w:color="auto"/>
      </w:divBdr>
    </w:div>
    <w:div w:id="1177380540">
      <w:bodyDiv w:val="1"/>
      <w:marLeft w:val="0"/>
      <w:marRight w:val="0"/>
      <w:marTop w:val="0"/>
      <w:marBottom w:val="0"/>
      <w:divBdr>
        <w:top w:val="none" w:sz="0" w:space="0" w:color="auto"/>
        <w:left w:val="none" w:sz="0" w:space="0" w:color="auto"/>
        <w:bottom w:val="none" w:sz="0" w:space="0" w:color="auto"/>
        <w:right w:val="none" w:sz="0" w:space="0" w:color="auto"/>
      </w:divBdr>
    </w:div>
    <w:div w:id="1222641176">
      <w:bodyDiv w:val="1"/>
      <w:marLeft w:val="0"/>
      <w:marRight w:val="0"/>
      <w:marTop w:val="0"/>
      <w:marBottom w:val="0"/>
      <w:divBdr>
        <w:top w:val="none" w:sz="0" w:space="0" w:color="auto"/>
        <w:left w:val="none" w:sz="0" w:space="0" w:color="auto"/>
        <w:bottom w:val="none" w:sz="0" w:space="0" w:color="auto"/>
        <w:right w:val="none" w:sz="0" w:space="0" w:color="auto"/>
      </w:divBdr>
    </w:div>
    <w:div w:id="1228296110">
      <w:bodyDiv w:val="1"/>
      <w:marLeft w:val="0"/>
      <w:marRight w:val="0"/>
      <w:marTop w:val="0"/>
      <w:marBottom w:val="0"/>
      <w:divBdr>
        <w:top w:val="none" w:sz="0" w:space="0" w:color="auto"/>
        <w:left w:val="none" w:sz="0" w:space="0" w:color="auto"/>
        <w:bottom w:val="none" w:sz="0" w:space="0" w:color="auto"/>
        <w:right w:val="none" w:sz="0" w:space="0" w:color="auto"/>
      </w:divBdr>
    </w:div>
    <w:div w:id="1302887242">
      <w:bodyDiv w:val="1"/>
      <w:marLeft w:val="0"/>
      <w:marRight w:val="0"/>
      <w:marTop w:val="0"/>
      <w:marBottom w:val="0"/>
      <w:divBdr>
        <w:top w:val="none" w:sz="0" w:space="0" w:color="auto"/>
        <w:left w:val="none" w:sz="0" w:space="0" w:color="auto"/>
        <w:bottom w:val="none" w:sz="0" w:space="0" w:color="auto"/>
        <w:right w:val="none" w:sz="0" w:space="0" w:color="auto"/>
      </w:divBdr>
    </w:div>
    <w:div w:id="1328511200">
      <w:bodyDiv w:val="1"/>
      <w:marLeft w:val="0"/>
      <w:marRight w:val="0"/>
      <w:marTop w:val="0"/>
      <w:marBottom w:val="0"/>
      <w:divBdr>
        <w:top w:val="none" w:sz="0" w:space="0" w:color="auto"/>
        <w:left w:val="none" w:sz="0" w:space="0" w:color="auto"/>
        <w:bottom w:val="none" w:sz="0" w:space="0" w:color="auto"/>
        <w:right w:val="none" w:sz="0" w:space="0" w:color="auto"/>
      </w:divBdr>
    </w:div>
    <w:div w:id="1375689454">
      <w:bodyDiv w:val="1"/>
      <w:marLeft w:val="0"/>
      <w:marRight w:val="0"/>
      <w:marTop w:val="0"/>
      <w:marBottom w:val="0"/>
      <w:divBdr>
        <w:top w:val="none" w:sz="0" w:space="0" w:color="auto"/>
        <w:left w:val="none" w:sz="0" w:space="0" w:color="auto"/>
        <w:bottom w:val="none" w:sz="0" w:space="0" w:color="auto"/>
        <w:right w:val="none" w:sz="0" w:space="0" w:color="auto"/>
      </w:divBdr>
    </w:div>
    <w:div w:id="1388648579">
      <w:bodyDiv w:val="1"/>
      <w:marLeft w:val="0"/>
      <w:marRight w:val="0"/>
      <w:marTop w:val="0"/>
      <w:marBottom w:val="0"/>
      <w:divBdr>
        <w:top w:val="none" w:sz="0" w:space="0" w:color="auto"/>
        <w:left w:val="none" w:sz="0" w:space="0" w:color="auto"/>
        <w:bottom w:val="none" w:sz="0" w:space="0" w:color="auto"/>
        <w:right w:val="none" w:sz="0" w:space="0" w:color="auto"/>
      </w:divBdr>
      <w:divsChild>
        <w:div w:id="53622059">
          <w:marLeft w:val="0"/>
          <w:marRight w:val="0"/>
          <w:marTop w:val="0"/>
          <w:marBottom w:val="0"/>
          <w:divBdr>
            <w:top w:val="none" w:sz="0" w:space="0" w:color="auto"/>
            <w:left w:val="none" w:sz="0" w:space="0" w:color="auto"/>
            <w:bottom w:val="none" w:sz="0" w:space="0" w:color="auto"/>
            <w:right w:val="none" w:sz="0" w:space="0" w:color="auto"/>
          </w:divBdr>
        </w:div>
      </w:divsChild>
    </w:div>
    <w:div w:id="1401365846">
      <w:bodyDiv w:val="1"/>
      <w:marLeft w:val="0"/>
      <w:marRight w:val="0"/>
      <w:marTop w:val="0"/>
      <w:marBottom w:val="0"/>
      <w:divBdr>
        <w:top w:val="none" w:sz="0" w:space="0" w:color="auto"/>
        <w:left w:val="none" w:sz="0" w:space="0" w:color="auto"/>
        <w:bottom w:val="none" w:sz="0" w:space="0" w:color="auto"/>
        <w:right w:val="none" w:sz="0" w:space="0" w:color="auto"/>
      </w:divBdr>
    </w:div>
    <w:div w:id="1410228875">
      <w:bodyDiv w:val="1"/>
      <w:marLeft w:val="0"/>
      <w:marRight w:val="0"/>
      <w:marTop w:val="0"/>
      <w:marBottom w:val="0"/>
      <w:divBdr>
        <w:top w:val="none" w:sz="0" w:space="0" w:color="auto"/>
        <w:left w:val="none" w:sz="0" w:space="0" w:color="auto"/>
        <w:bottom w:val="none" w:sz="0" w:space="0" w:color="auto"/>
        <w:right w:val="none" w:sz="0" w:space="0" w:color="auto"/>
      </w:divBdr>
      <w:divsChild>
        <w:div w:id="1207336512">
          <w:marLeft w:val="547"/>
          <w:marRight w:val="0"/>
          <w:marTop w:val="144"/>
          <w:marBottom w:val="120"/>
          <w:divBdr>
            <w:top w:val="none" w:sz="0" w:space="0" w:color="auto"/>
            <w:left w:val="none" w:sz="0" w:space="0" w:color="auto"/>
            <w:bottom w:val="none" w:sz="0" w:space="0" w:color="auto"/>
            <w:right w:val="none" w:sz="0" w:space="0" w:color="auto"/>
          </w:divBdr>
        </w:div>
        <w:div w:id="347173866">
          <w:marLeft w:val="547"/>
          <w:marRight w:val="0"/>
          <w:marTop w:val="144"/>
          <w:marBottom w:val="120"/>
          <w:divBdr>
            <w:top w:val="none" w:sz="0" w:space="0" w:color="auto"/>
            <w:left w:val="none" w:sz="0" w:space="0" w:color="auto"/>
            <w:bottom w:val="none" w:sz="0" w:space="0" w:color="auto"/>
            <w:right w:val="none" w:sz="0" w:space="0" w:color="auto"/>
          </w:divBdr>
        </w:div>
        <w:div w:id="108624860">
          <w:marLeft w:val="547"/>
          <w:marRight w:val="0"/>
          <w:marTop w:val="144"/>
          <w:marBottom w:val="120"/>
          <w:divBdr>
            <w:top w:val="none" w:sz="0" w:space="0" w:color="auto"/>
            <w:left w:val="none" w:sz="0" w:space="0" w:color="auto"/>
            <w:bottom w:val="none" w:sz="0" w:space="0" w:color="auto"/>
            <w:right w:val="none" w:sz="0" w:space="0" w:color="auto"/>
          </w:divBdr>
        </w:div>
      </w:divsChild>
    </w:div>
    <w:div w:id="1432238164">
      <w:bodyDiv w:val="1"/>
      <w:marLeft w:val="0"/>
      <w:marRight w:val="0"/>
      <w:marTop w:val="0"/>
      <w:marBottom w:val="0"/>
      <w:divBdr>
        <w:top w:val="none" w:sz="0" w:space="0" w:color="auto"/>
        <w:left w:val="none" w:sz="0" w:space="0" w:color="auto"/>
        <w:bottom w:val="none" w:sz="0" w:space="0" w:color="auto"/>
        <w:right w:val="none" w:sz="0" w:space="0" w:color="auto"/>
      </w:divBdr>
    </w:div>
    <w:div w:id="1433433895">
      <w:bodyDiv w:val="1"/>
      <w:marLeft w:val="0"/>
      <w:marRight w:val="0"/>
      <w:marTop w:val="0"/>
      <w:marBottom w:val="0"/>
      <w:divBdr>
        <w:top w:val="none" w:sz="0" w:space="0" w:color="auto"/>
        <w:left w:val="none" w:sz="0" w:space="0" w:color="auto"/>
        <w:bottom w:val="none" w:sz="0" w:space="0" w:color="auto"/>
        <w:right w:val="none" w:sz="0" w:space="0" w:color="auto"/>
      </w:divBdr>
    </w:div>
    <w:div w:id="1460225434">
      <w:bodyDiv w:val="1"/>
      <w:marLeft w:val="0"/>
      <w:marRight w:val="0"/>
      <w:marTop w:val="0"/>
      <w:marBottom w:val="0"/>
      <w:divBdr>
        <w:top w:val="none" w:sz="0" w:space="0" w:color="auto"/>
        <w:left w:val="none" w:sz="0" w:space="0" w:color="auto"/>
        <w:bottom w:val="none" w:sz="0" w:space="0" w:color="auto"/>
        <w:right w:val="none" w:sz="0" w:space="0" w:color="auto"/>
      </w:divBdr>
    </w:div>
    <w:div w:id="1469936267">
      <w:bodyDiv w:val="1"/>
      <w:marLeft w:val="0"/>
      <w:marRight w:val="0"/>
      <w:marTop w:val="0"/>
      <w:marBottom w:val="0"/>
      <w:divBdr>
        <w:top w:val="none" w:sz="0" w:space="0" w:color="auto"/>
        <w:left w:val="none" w:sz="0" w:space="0" w:color="auto"/>
        <w:bottom w:val="none" w:sz="0" w:space="0" w:color="auto"/>
        <w:right w:val="none" w:sz="0" w:space="0" w:color="auto"/>
      </w:divBdr>
    </w:div>
    <w:div w:id="1526484051">
      <w:bodyDiv w:val="1"/>
      <w:marLeft w:val="0"/>
      <w:marRight w:val="0"/>
      <w:marTop w:val="0"/>
      <w:marBottom w:val="0"/>
      <w:divBdr>
        <w:top w:val="none" w:sz="0" w:space="0" w:color="auto"/>
        <w:left w:val="none" w:sz="0" w:space="0" w:color="auto"/>
        <w:bottom w:val="none" w:sz="0" w:space="0" w:color="auto"/>
        <w:right w:val="none" w:sz="0" w:space="0" w:color="auto"/>
      </w:divBdr>
      <w:divsChild>
        <w:div w:id="1217089015">
          <w:marLeft w:val="547"/>
          <w:marRight w:val="0"/>
          <w:marTop w:val="134"/>
          <w:marBottom w:val="120"/>
          <w:divBdr>
            <w:top w:val="none" w:sz="0" w:space="0" w:color="auto"/>
            <w:left w:val="none" w:sz="0" w:space="0" w:color="auto"/>
            <w:bottom w:val="none" w:sz="0" w:space="0" w:color="auto"/>
            <w:right w:val="none" w:sz="0" w:space="0" w:color="auto"/>
          </w:divBdr>
        </w:div>
        <w:div w:id="2015188432">
          <w:marLeft w:val="547"/>
          <w:marRight w:val="0"/>
          <w:marTop w:val="134"/>
          <w:marBottom w:val="120"/>
          <w:divBdr>
            <w:top w:val="none" w:sz="0" w:space="0" w:color="auto"/>
            <w:left w:val="none" w:sz="0" w:space="0" w:color="auto"/>
            <w:bottom w:val="none" w:sz="0" w:space="0" w:color="auto"/>
            <w:right w:val="none" w:sz="0" w:space="0" w:color="auto"/>
          </w:divBdr>
        </w:div>
        <w:div w:id="651449908">
          <w:marLeft w:val="547"/>
          <w:marRight w:val="0"/>
          <w:marTop w:val="134"/>
          <w:marBottom w:val="120"/>
          <w:divBdr>
            <w:top w:val="none" w:sz="0" w:space="0" w:color="auto"/>
            <w:left w:val="none" w:sz="0" w:space="0" w:color="auto"/>
            <w:bottom w:val="none" w:sz="0" w:space="0" w:color="auto"/>
            <w:right w:val="none" w:sz="0" w:space="0" w:color="auto"/>
          </w:divBdr>
        </w:div>
        <w:div w:id="1277104079">
          <w:marLeft w:val="547"/>
          <w:marRight w:val="0"/>
          <w:marTop w:val="134"/>
          <w:marBottom w:val="120"/>
          <w:divBdr>
            <w:top w:val="none" w:sz="0" w:space="0" w:color="auto"/>
            <w:left w:val="none" w:sz="0" w:space="0" w:color="auto"/>
            <w:bottom w:val="none" w:sz="0" w:space="0" w:color="auto"/>
            <w:right w:val="none" w:sz="0" w:space="0" w:color="auto"/>
          </w:divBdr>
        </w:div>
        <w:div w:id="1734766302">
          <w:marLeft w:val="547"/>
          <w:marRight w:val="0"/>
          <w:marTop w:val="134"/>
          <w:marBottom w:val="120"/>
          <w:divBdr>
            <w:top w:val="none" w:sz="0" w:space="0" w:color="auto"/>
            <w:left w:val="none" w:sz="0" w:space="0" w:color="auto"/>
            <w:bottom w:val="none" w:sz="0" w:space="0" w:color="auto"/>
            <w:right w:val="none" w:sz="0" w:space="0" w:color="auto"/>
          </w:divBdr>
        </w:div>
      </w:divsChild>
    </w:div>
    <w:div w:id="1546985372">
      <w:bodyDiv w:val="1"/>
      <w:marLeft w:val="0"/>
      <w:marRight w:val="0"/>
      <w:marTop w:val="0"/>
      <w:marBottom w:val="0"/>
      <w:divBdr>
        <w:top w:val="none" w:sz="0" w:space="0" w:color="auto"/>
        <w:left w:val="none" w:sz="0" w:space="0" w:color="auto"/>
        <w:bottom w:val="none" w:sz="0" w:space="0" w:color="auto"/>
        <w:right w:val="none" w:sz="0" w:space="0" w:color="auto"/>
      </w:divBdr>
      <w:divsChild>
        <w:div w:id="1331564230">
          <w:marLeft w:val="0"/>
          <w:marRight w:val="0"/>
          <w:marTop w:val="0"/>
          <w:marBottom w:val="0"/>
          <w:divBdr>
            <w:top w:val="none" w:sz="0" w:space="0" w:color="auto"/>
            <w:left w:val="none" w:sz="0" w:space="0" w:color="auto"/>
            <w:bottom w:val="none" w:sz="0" w:space="0" w:color="auto"/>
            <w:right w:val="none" w:sz="0" w:space="0" w:color="auto"/>
          </w:divBdr>
        </w:div>
      </w:divsChild>
    </w:div>
    <w:div w:id="1578325536">
      <w:bodyDiv w:val="1"/>
      <w:marLeft w:val="0"/>
      <w:marRight w:val="0"/>
      <w:marTop w:val="0"/>
      <w:marBottom w:val="0"/>
      <w:divBdr>
        <w:top w:val="none" w:sz="0" w:space="0" w:color="auto"/>
        <w:left w:val="none" w:sz="0" w:space="0" w:color="auto"/>
        <w:bottom w:val="none" w:sz="0" w:space="0" w:color="auto"/>
        <w:right w:val="none" w:sz="0" w:space="0" w:color="auto"/>
      </w:divBdr>
    </w:div>
    <w:div w:id="1586571661">
      <w:bodyDiv w:val="1"/>
      <w:marLeft w:val="0"/>
      <w:marRight w:val="0"/>
      <w:marTop w:val="0"/>
      <w:marBottom w:val="0"/>
      <w:divBdr>
        <w:top w:val="none" w:sz="0" w:space="0" w:color="auto"/>
        <w:left w:val="none" w:sz="0" w:space="0" w:color="auto"/>
        <w:bottom w:val="none" w:sz="0" w:space="0" w:color="auto"/>
        <w:right w:val="none" w:sz="0" w:space="0" w:color="auto"/>
      </w:divBdr>
    </w:div>
    <w:div w:id="1614169574">
      <w:bodyDiv w:val="1"/>
      <w:marLeft w:val="0"/>
      <w:marRight w:val="0"/>
      <w:marTop w:val="0"/>
      <w:marBottom w:val="0"/>
      <w:divBdr>
        <w:top w:val="none" w:sz="0" w:space="0" w:color="auto"/>
        <w:left w:val="none" w:sz="0" w:space="0" w:color="auto"/>
        <w:bottom w:val="none" w:sz="0" w:space="0" w:color="auto"/>
        <w:right w:val="none" w:sz="0" w:space="0" w:color="auto"/>
      </w:divBdr>
    </w:div>
    <w:div w:id="1619411328">
      <w:bodyDiv w:val="1"/>
      <w:marLeft w:val="0"/>
      <w:marRight w:val="0"/>
      <w:marTop w:val="0"/>
      <w:marBottom w:val="0"/>
      <w:divBdr>
        <w:top w:val="none" w:sz="0" w:space="0" w:color="auto"/>
        <w:left w:val="none" w:sz="0" w:space="0" w:color="auto"/>
        <w:bottom w:val="none" w:sz="0" w:space="0" w:color="auto"/>
        <w:right w:val="none" w:sz="0" w:space="0" w:color="auto"/>
      </w:divBdr>
    </w:div>
    <w:div w:id="1662003024">
      <w:bodyDiv w:val="1"/>
      <w:marLeft w:val="0"/>
      <w:marRight w:val="0"/>
      <w:marTop w:val="0"/>
      <w:marBottom w:val="0"/>
      <w:divBdr>
        <w:top w:val="none" w:sz="0" w:space="0" w:color="auto"/>
        <w:left w:val="none" w:sz="0" w:space="0" w:color="auto"/>
        <w:bottom w:val="none" w:sz="0" w:space="0" w:color="auto"/>
        <w:right w:val="none" w:sz="0" w:space="0" w:color="auto"/>
      </w:divBdr>
    </w:div>
    <w:div w:id="1709452801">
      <w:bodyDiv w:val="1"/>
      <w:marLeft w:val="0"/>
      <w:marRight w:val="0"/>
      <w:marTop w:val="0"/>
      <w:marBottom w:val="0"/>
      <w:divBdr>
        <w:top w:val="none" w:sz="0" w:space="0" w:color="auto"/>
        <w:left w:val="none" w:sz="0" w:space="0" w:color="auto"/>
        <w:bottom w:val="none" w:sz="0" w:space="0" w:color="auto"/>
        <w:right w:val="none" w:sz="0" w:space="0" w:color="auto"/>
      </w:divBdr>
      <w:divsChild>
        <w:div w:id="939530955">
          <w:marLeft w:val="0"/>
          <w:marRight w:val="0"/>
          <w:marTop w:val="0"/>
          <w:marBottom w:val="0"/>
          <w:divBdr>
            <w:top w:val="none" w:sz="0" w:space="0" w:color="auto"/>
            <w:left w:val="none" w:sz="0" w:space="0" w:color="auto"/>
            <w:bottom w:val="none" w:sz="0" w:space="0" w:color="auto"/>
            <w:right w:val="none" w:sz="0" w:space="0" w:color="auto"/>
          </w:divBdr>
        </w:div>
      </w:divsChild>
    </w:div>
    <w:div w:id="1731660016">
      <w:bodyDiv w:val="1"/>
      <w:marLeft w:val="0"/>
      <w:marRight w:val="0"/>
      <w:marTop w:val="0"/>
      <w:marBottom w:val="0"/>
      <w:divBdr>
        <w:top w:val="none" w:sz="0" w:space="0" w:color="auto"/>
        <w:left w:val="none" w:sz="0" w:space="0" w:color="auto"/>
        <w:bottom w:val="none" w:sz="0" w:space="0" w:color="auto"/>
        <w:right w:val="none" w:sz="0" w:space="0" w:color="auto"/>
      </w:divBdr>
    </w:div>
    <w:div w:id="1755123564">
      <w:bodyDiv w:val="1"/>
      <w:marLeft w:val="0"/>
      <w:marRight w:val="0"/>
      <w:marTop w:val="0"/>
      <w:marBottom w:val="0"/>
      <w:divBdr>
        <w:top w:val="none" w:sz="0" w:space="0" w:color="auto"/>
        <w:left w:val="none" w:sz="0" w:space="0" w:color="auto"/>
        <w:bottom w:val="none" w:sz="0" w:space="0" w:color="auto"/>
        <w:right w:val="none" w:sz="0" w:space="0" w:color="auto"/>
      </w:divBdr>
    </w:div>
    <w:div w:id="1762142036">
      <w:bodyDiv w:val="1"/>
      <w:marLeft w:val="0"/>
      <w:marRight w:val="0"/>
      <w:marTop w:val="0"/>
      <w:marBottom w:val="0"/>
      <w:divBdr>
        <w:top w:val="none" w:sz="0" w:space="0" w:color="auto"/>
        <w:left w:val="none" w:sz="0" w:space="0" w:color="auto"/>
        <w:bottom w:val="none" w:sz="0" w:space="0" w:color="auto"/>
        <w:right w:val="none" w:sz="0" w:space="0" w:color="auto"/>
      </w:divBdr>
    </w:div>
    <w:div w:id="1762527873">
      <w:bodyDiv w:val="1"/>
      <w:marLeft w:val="0"/>
      <w:marRight w:val="0"/>
      <w:marTop w:val="0"/>
      <w:marBottom w:val="0"/>
      <w:divBdr>
        <w:top w:val="none" w:sz="0" w:space="0" w:color="auto"/>
        <w:left w:val="none" w:sz="0" w:space="0" w:color="auto"/>
        <w:bottom w:val="none" w:sz="0" w:space="0" w:color="auto"/>
        <w:right w:val="none" w:sz="0" w:space="0" w:color="auto"/>
      </w:divBdr>
    </w:div>
    <w:div w:id="1775520351">
      <w:bodyDiv w:val="1"/>
      <w:marLeft w:val="0"/>
      <w:marRight w:val="0"/>
      <w:marTop w:val="0"/>
      <w:marBottom w:val="0"/>
      <w:divBdr>
        <w:top w:val="none" w:sz="0" w:space="0" w:color="auto"/>
        <w:left w:val="none" w:sz="0" w:space="0" w:color="auto"/>
        <w:bottom w:val="none" w:sz="0" w:space="0" w:color="auto"/>
        <w:right w:val="none" w:sz="0" w:space="0" w:color="auto"/>
      </w:divBdr>
    </w:div>
    <w:div w:id="1800223313">
      <w:bodyDiv w:val="1"/>
      <w:marLeft w:val="0"/>
      <w:marRight w:val="0"/>
      <w:marTop w:val="0"/>
      <w:marBottom w:val="0"/>
      <w:divBdr>
        <w:top w:val="none" w:sz="0" w:space="0" w:color="auto"/>
        <w:left w:val="none" w:sz="0" w:space="0" w:color="auto"/>
        <w:bottom w:val="none" w:sz="0" w:space="0" w:color="auto"/>
        <w:right w:val="none" w:sz="0" w:space="0" w:color="auto"/>
      </w:divBdr>
    </w:div>
    <w:div w:id="1813205474">
      <w:bodyDiv w:val="1"/>
      <w:marLeft w:val="0"/>
      <w:marRight w:val="0"/>
      <w:marTop w:val="0"/>
      <w:marBottom w:val="0"/>
      <w:divBdr>
        <w:top w:val="none" w:sz="0" w:space="0" w:color="auto"/>
        <w:left w:val="none" w:sz="0" w:space="0" w:color="auto"/>
        <w:bottom w:val="none" w:sz="0" w:space="0" w:color="auto"/>
        <w:right w:val="none" w:sz="0" w:space="0" w:color="auto"/>
      </w:divBdr>
      <w:divsChild>
        <w:div w:id="2128699725">
          <w:marLeft w:val="0"/>
          <w:marRight w:val="0"/>
          <w:marTop w:val="0"/>
          <w:marBottom w:val="0"/>
          <w:divBdr>
            <w:top w:val="none" w:sz="0" w:space="0" w:color="auto"/>
            <w:left w:val="none" w:sz="0" w:space="0" w:color="auto"/>
            <w:bottom w:val="none" w:sz="0" w:space="0" w:color="auto"/>
            <w:right w:val="none" w:sz="0" w:space="0" w:color="auto"/>
          </w:divBdr>
          <w:divsChild>
            <w:div w:id="17627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2794">
      <w:bodyDiv w:val="1"/>
      <w:marLeft w:val="0"/>
      <w:marRight w:val="0"/>
      <w:marTop w:val="0"/>
      <w:marBottom w:val="0"/>
      <w:divBdr>
        <w:top w:val="none" w:sz="0" w:space="0" w:color="auto"/>
        <w:left w:val="none" w:sz="0" w:space="0" w:color="auto"/>
        <w:bottom w:val="none" w:sz="0" w:space="0" w:color="auto"/>
        <w:right w:val="none" w:sz="0" w:space="0" w:color="auto"/>
      </w:divBdr>
      <w:divsChild>
        <w:div w:id="687415832">
          <w:marLeft w:val="547"/>
          <w:marRight w:val="0"/>
          <w:marTop w:val="134"/>
          <w:marBottom w:val="120"/>
          <w:divBdr>
            <w:top w:val="none" w:sz="0" w:space="0" w:color="auto"/>
            <w:left w:val="none" w:sz="0" w:space="0" w:color="auto"/>
            <w:bottom w:val="none" w:sz="0" w:space="0" w:color="auto"/>
            <w:right w:val="none" w:sz="0" w:space="0" w:color="auto"/>
          </w:divBdr>
        </w:div>
        <w:div w:id="1171604039">
          <w:marLeft w:val="547"/>
          <w:marRight w:val="0"/>
          <w:marTop w:val="134"/>
          <w:marBottom w:val="120"/>
          <w:divBdr>
            <w:top w:val="none" w:sz="0" w:space="0" w:color="auto"/>
            <w:left w:val="none" w:sz="0" w:space="0" w:color="auto"/>
            <w:bottom w:val="none" w:sz="0" w:space="0" w:color="auto"/>
            <w:right w:val="none" w:sz="0" w:space="0" w:color="auto"/>
          </w:divBdr>
        </w:div>
        <w:div w:id="1936400319">
          <w:marLeft w:val="547"/>
          <w:marRight w:val="0"/>
          <w:marTop w:val="134"/>
          <w:marBottom w:val="120"/>
          <w:divBdr>
            <w:top w:val="none" w:sz="0" w:space="0" w:color="auto"/>
            <w:left w:val="none" w:sz="0" w:space="0" w:color="auto"/>
            <w:bottom w:val="none" w:sz="0" w:space="0" w:color="auto"/>
            <w:right w:val="none" w:sz="0" w:space="0" w:color="auto"/>
          </w:divBdr>
        </w:div>
        <w:div w:id="45300673">
          <w:marLeft w:val="547"/>
          <w:marRight w:val="0"/>
          <w:marTop w:val="134"/>
          <w:marBottom w:val="120"/>
          <w:divBdr>
            <w:top w:val="none" w:sz="0" w:space="0" w:color="auto"/>
            <w:left w:val="none" w:sz="0" w:space="0" w:color="auto"/>
            <w:bottom w:val="none" w:sz="0" w:space="0" w:color="auto"/>
            <w:right w:val="none" w:sz="0" w:space="0" w:color="auto"/>
          </w:divBdr>
        </w:div>
        <w:div w:id="2132168976">
          <w:marLeft w:val="547"/>
          <w:marRight w:val="0"/>
          <w:marTop w:val="134"/>
          <w:marBottom w:val="120"/>
          <w:divBdr>
            <w:top w:val="none" w:sz="0" w:space="0" w:color="auto"/>
            <w:left w:val="none" w:sz="0" w:space="0" w:color="auto"/>
            <w:bottom w:val="none" w:sz="0" w:space="0" w:color="auto"/>
            <w:right w:val="none" w:sz="0" w:space="0" w:color="auto"/>
          </w:divBdr>
        </w:div>
      </w:divsChild>
    </w:div>
    <w:div w:id="1897810549">
      <w:bodyDiv w:val="1"/>
      <w:marLeft w:val="0"/>
      <w:marRight w:val="0"/>
      <w:marTop w:val="0"/>
      <w:marBottom w:val="0"/>
      <w:divBdr>
        <w:top w:val="none" w:sz="0" w:space="0" w:color="auto"/>
        <w:left w:val="none" w:sz="0" w:space="0" w:color="auto"/>
        <w:bottom w:val="none" w:sz="0" w:space="0" w:color="auto"/>
        <w:right w:val="none" w:sz="0" w:space="0" w:color="auto"/>
      </w:divBdr>
    </w:div>
    <w:div w:id="1924876163">
      <w:bodyDiv w:val="1"/>
      <w:marLeft w:val="0"/>
      <w:marRight w:val="0"/>
      <w:marTop w:val="0"/>
      <w:marBottom w:val="0"/>
      <w:divBdr>
        <w:top w:val="none" w:sz="0" w:space="0" w:color="auto"/>
        <w:left w:val="none" w:sz="0" w:space="0" w:color="auto"/>
        <w:bottom w:val="none" w:sz="0" w:space="0" w:color="auto"/>
        <w:right w:val="none" w:sz="0" w:space="0" w:color="auto"/>
      </w:divBdr>
      <w:divsChild>
        <w:div w:id="1508210185">
          <w:marLeft w:val="0"/>
          <w:marRight w:val="0"/>
          <w:marTop w:val="0"/>
          <w:marBottom w:val="0"/>
          <w:divBdr>
            <w:top w:val="none" w:sz="0" w:space="0" w:color="auto"/>
            <w:left w:val="none" w:sz="0" w:space="0" w:color="auto"/>
            <w:bottom w:val="none" w:sz="0" w:space="0" w:color="auto"/>
            <w:right w:val="none" w:sz="0" w:space="0" w:color="auto"/>
          </w:divBdr>
        </w:div>
      </w:divsChild>
    </w:div>
    <w:div w:id="1936746213">
      <w:bodyDiv w:val="1"/>
      <w:marLeft w:val="0"/>
      <w:marRight w:val="0"/>
      <w:marTop w:val="0"/>
      <w:marBottom w:val="0"/>
      <w:divBdr>
        <w:top w:val="none" w:sz="0" w:space="0" w:color="auto"/>
        <w:left w:val="none" w:sz="0" w:space="0" w:color="auto"/>
        <w:bottom w:val="none" w:sz="0" w:space="0" w:color="auto"/>
        <w:right w:val="none" w:sz="0" w:space="0" w:color="auto"/>
      </w:divBdr>
    </w:div>
    <w:div w:id="1940719139">
      <w:bodyDiv w:val="1"/>
      <w:marLeft w:val="0"/>
      <w:marRight w:val="0"/>
      <w:marTop w:val="0"/>
      <w:marBottom w:val="0"/>
      <w:divBdr>
        <w:top w:val="none" w:sz="0" w:space="0" w:color="auto"/>
        <w:left w:val="none" w:sz="0" w:space="0" w:color="auto"/>
        <w:bottom w:val="none" w:sz="0" w:space="0" w:color="auto"/>
        <w:right w:val="none" w:sz="0" w:space="0" w:color="auto"/>
      </w:divBdr>
    </w:div>
    <w:div w:id="1985506140">
      <w:bodyDiv w:val="1"/>
      <w:marLeft w:val="0"/>
      <w:marRight w:val="0"/>
      <w:marTop w:val="0"/>
      <w:marBottom w:val="0"/>
      <w:divBdr>
        <w:top w:val="none" w:sz="0" w:space="0" w:color="auto"/>
        <w:left w:val="none" w:sz="0" w:space="0" w:color="auto"/>
        <w:bottom w:val="none" w:sz="0" w:space="0" w:color="auto"/>
        <w:right w:val="none" w:sz="0" w:space="0" w:color="auto"/>
      </w:divBdr>
    </w:div>
    <w:div w:id="1990329082">
      <w:bodyDiv w:val="1"/>
      <w:marLeft w:val="0"/>
      <w:marRight w:val="0"/>
      <w:marTop w:val="0"/>
      <w:marBottom w:val="0"/>
      <w:divBdr>
        <w:top w:val="none" w:sz="0" w:space="0" w:color="auto"/>
        <w:left w:val="none" w:sz="0" w:space="0" w:color="auto"/>
        <w:bottom w:val="none" w:sz="0" w:space="0" w:color="auto"/>
        <w:right w:val="none" w:sz="0" w:space="0" w:color="auto"/>
      </w:divBdr>
    </w:div>
    <w:div w:id="2032797770">
      <w:bodyDiv w:val="1"/>
      <w:marLeft w:val="0"/>
      <w:marRight w:val="0"/>
      <w:marTop w:val="0"/>
      <w:marBottom w:val="0"/>
      <w:divBdr>
        <w:top w:val="none" w:sz="0" w:space="0" w:color="auto"/>
        <w:left w:val="none" w:sz="0" w:space="0" w:color="auto"/>
        <w:bottom w:val="none" w:sz="0" w:space="0" w:color="auto"/>
        <w:right w:val="none" w:sz="0" w:space="0" w:color="auto"/>
      </w:divBdr>
    </w:div>
    <w:div w:id="2064064057">
      <w:bodyDiv w:val="1"/>
      <w:marLeft w:val="0"/>
      <w:marRight w:val="0"/>
      <w:marTop w:val="0"/>
      <w:marBottom w:val="0"/>
      <w:divBdr>
        <w:top w:val="none" w:sz="0" w:space="0" w:color="auto"/>
        <w:left w:val="none" w:sz="0" w:space="0" w:color="auto"/>
        <w:bottom w:val="none" w:sz="0" w:space="0" w:color="auto"/>
        <w:right w:val="none" w:sz="0" w:space="0" w:color="auto"/>
      </w:divBdr>
    </w:div>
    <w:div w:id="2066097673">
      <w:bodyDiv w:val="1"/>
      <w:marLeft w:val="0"/>
      <w:marRight w:val="0"/>
      <w:marTop w:val="0"/>
      <w:marBottom w:val="0"/>
      <w:divBdr>
        <w:top w:val="none" w:sz="0" w:space="0" w:color="auto"/>
        <w:left w:val="none" w:sz="0" w:space="0" w:color="auto"/>
        <w:bottom w:val="none" w:sz="0" w:space="0" w:color="auto"/>
        <w:right w:val="none" w:sz="0" w:space="0" w:color="auto"/>
      </w:divBdr>
    </w:div>
    <w:div w:id="2101633388">
      <w:bodyDiv w:val="1"/>
      <w:marLeft w:val="0"/>
      <w:marRight w:val="0"/>
      <w:marTop w:val="0"/>
      <w:marBottom w:val="0"/>
      <w:divBdr>
        <w:top w:val="none" w:sz="0" w:space="0" w:color="auto"/>
        <w:left w:val="none" w:sz="0" w:space="0" w:color="auto"/>
        <w:bottom w:val="none" w:sz="0" w:space="0" w:color="auto"/>
        <w:right w:val="none" w:sz="0" w:space="0" w:color="auto"/>
      </w:divBdr>
    </w:div>
    <w:div w:id="2114207772">
      <w:bodyDiv w:val="1"/>
      <w:marLeft w:val="0"/>
      <w:marRight w:val="0"/>
      <w:marTop w:val="0"/>
      <w:marBottom w:val="0"/>
      <w:divBdr>
        <w:top w:val="none" w:sz="0" w:space="0" w:color="auto"/>
        <w:left w:val="none" w:sz="0" w:space="0" w:color="auto"/>
        <w:bottom w:val="none" w:sz="0" w:space="0" w:color="auto"/>
        <w:right w:val="none" w:sz="0" w:space="0" w:color="auto"/>
      </w:divBdr>
    </w:div>
    <w:div w:id="2143649150">
      <w:bodyDiv w:val="1"/>
      <w:marLeft w:val="0"/>
      <w:marRight w:val="0"/>
      <w:marTop w:val="0"/>
      <w:marBottom w:val="0"/>
      <w:divBdr>
        <w:top w:val="none" w:sz="0" w:space="0" w:color="auto"/>
        <w:left w:val="none" w:sz="0" w:space="0" w:color="auto"/>
        <w:bottom w:val="none" w:sz="0" w:space="0" w:color="auto"/>
        <w:right w:val="none" w:sz="0" w:space="0" w:color="auto"/>
      </w:divBdr>
    </w:div>
    <w:div w:id="2144879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Dan17</b:Tag>
    <b:SourceType>Book</b:SourceType>
    <b:Guid>{C99A7903-24D5-3342-B09B-77A54D5A053D}</b:Guid>
    <b:Author>
      <b:Author>
        <b:NameList>
          <b:Person>
            <b:Last>Warner</b:Last>
            <b:First>Daniel</b:First>
          </b:Person>
        </b:NameList>
      </b:Author>
    </b:Author>
    <b:Title>Live Wires: A History of Electronic Music </b:Title>
    <b:City>London</b:City>
    <b:Publisher>Reaktion Books</b:Publisher>
    <b:Year>2017</b:Year>
    <b:Edition>1st Edition</b:Edition>
    <b:RefOrder>1</b:RefOrder>
  </b:Source>
  <b:Source>
    <b:Tag>Den15</b:Tag>
    <b:SourceType>Book</b:SourceType>
    <b:Guid>{372ECA78-58D6-A541-BD11-208AFBF0DB9B}</b:Guid>
    <b:Author>
      <b:Author>
        <b:NameList>
          <b:Person>
            <b:Last>DeSantis</b:Last>
            <b:First>Dennis</b:First>
          </b:Person>
        </b:NameList>
      </b:Author>
    </b:Author>
    <b:Title>Making Music: 74 Creative Strategies for Electronic Music Producers</b:Title>
    <b:City>Berlin</b:City>
    <b:Publisher>Ableton AG</b:Publisher>
    <b:Year>2015</b:Year>
    <b:Edition>1st Edition</b:Edition>
    <b:RefOrder>3</b:RefOrder>
  </b:Source>
  <b:Source>
    <b:Tag>Tho08</b:Tag>
    <b:SourceType>Book</b:SourceType>
    <b:Guid>{024E4845-90CC-0D4C-B965-C7B0D720567F}</b:Guid>
    <b:Author>
      <b:Author>
        <b:NameList>
          <b:Person>
            <b:Last>Holmes</b:Last>
            <b:First>Thom</b:First>
          </b:Person>
        </b:NameList>
      </b:Author>
    </b:Author>
    <b:Title>Electronic and Experimental Music: Technology, Music, and Culture</b:Title>
    <b:City>New York / Abingdon</b:City>
    <b:Publisher>Routledge</b:Publisher>
    <b:Year>2008</b:Year>
    <b:Edition>3rd Edition</b:Edition>
    <b:RefOrder>2</b:RefOrder>
  </b:Source>
</b:Sources>
</file>

<file path=customXml/itemProps1.xml><?xml version="1.0" encoding="utf-8"?>
<ds:datastoreItem xmlns:ds="http://schemas.openxmlformats.org/officeDocument/2006/customXml" ds:itemID="{12B1B539-D678-44EF-A43B-AD690B1442D9}">
  <ds:schemaRefs>
    <ds:schemaRef ds:uri="http://schemas.openxmlformats.org/officeDocument/2006/bibliography"/>
  </ds:schemaRefs>
</ds:datastoreItem>
</file>

<file path=docMetadata/LabelInfo.xml><?xml version="1.0" encoding="utf-8"?>
<clbl:labelList xmlns:clbl="http://schemas.microsoft.com/office/2020/mipLabelMetadata">
  <clbl:label id="{e93e5b8e-f1be-4efc-96df-71c0b00f9aa0}" enabled="1" method="Standard" siteId="{105e7087-7c47-418c-979a-9b9e0bb03dbc}" contentBits="0" removed="0"/>
</clbl:labelList>
</file>

<file path=docProps/app.xml><?xml version="1.0" encoding="utf-8"?>
<Properties xmlns="http://schemas.openxmlformats.org/officeDocument/2006/extended-properties" xmlns:vt="http://schemas.openxmlformats.org/officeDocument/2006/docPropsVTypes">
  <Template>Normal</Template>
  <TotalTime>78</TotalTime>
  <Pages>3</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Feldman</dc:creator>
  <cp:keywords/>
  <dc:description/>
  <cp:lastModifiedBy>ADMIN</cp:lastModifiedBy>
  <cp:revision>26</cp:revision>
  <dcterms:created xsi:type="dcterms:W3CDTF">2025-08-16T11:20:00Z</dcterms:created>
  <dcterms:modified xsi:type="dcterms:W3CDTF">2026-03-31T12:29:00Z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476f9d30,8a6c707,46de688b</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2025-07-03T10:28:14Z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9d7716c8-b7ed-405e-955a-9f5214ee0e14</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